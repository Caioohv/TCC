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tf" ContentType="application/x-font-ttf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commentsExtended.xml" ContentType="application/vnd.openxmlformats-officedocument.wordprocessingml.commentsExtended+xml"/>
  <Override PartName="/docProps/custom.xml" ContentType="application/vnd.openxmlformats-officedocument.custom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1.xml" ContentType="application/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&#65279;<?xml version="1.0" encoding="utf-8"?><Relationships xmlns="http://schemas.openxmlformats.org/package/2006/relationships"><Relationship Type="http://schemas.openxmlformats.org/officeDocument/2006/relationships/custom-properties" Target="docProps/custom.xml" Id="rId1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3" /><Relationship Type="http://schemas.openxmlformats.org/officeDocument/2006/relationships/extended-properties" Target="/docProps/app.xml" Id="Ra300ba86b07a4946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a14="http://schemas.microsoft.com/office/drawing/2010/main" mc:Ignorable="wp14">
  <w:body>
    <w:p xmlns:wp14="http://schemas.microsoft.com/office/word/2010/wordml" w:rsidRPr="00000000" w:rsidR="00000000" w:rsidDel="00000000" w:rsidP="00000000" w:rsidRDefault="00000000" w14:paraId="00000001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120" w:after="120" w:line="240" w:lineRule="auto"/>
        <w:ind w:left="0" w:right="0" w:firstLine="0"/>
        <w:jc w:val="center"/>
        <w:rPr>
          <w:rFonts w:ascii="Arial" w:hAnsi="Arial" w:eastAsia="Arial" w:cs="Arial"/>
          <w:b w:val="1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1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 xml:space="preserve">INSTITUTO FEDERAL DE EDUCAÇÃO, CIÊNCIA E TECNOLOGIA DE MINAS GERAIS</w:t>
      </w:r>
    </w:p>
    <w:p xmlns:wp14="http://schemas.microsoft.com/office/word/2010/wordml" w:rsidRPr="00000000" w:rsidR="00000000" w:rsidDel="00000000" w:rsidP="00000000" w:rsidRDefault="00000000" w14:paraId="00000002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120" w:after="120" w:line="240" w:lineRule="auto"/>
        <w:ind w:left="0" w:right="0" w:firstLine="0"/>
        <w:jc w:val="center"/>
        <w:rPr>
          <w:rFonts w:ascii="Arial" w:hAnsi="Arial" w:eastAsia="Arial" w:cs="Arial"/>
          <w:b w:val="1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1"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 xml:space="preserve">Campus Ouro Branco</w:t>
      </w:r>
    </w:p>
    <w:p xmlns:wp14="http://schemas.microsoft.com/office/word/2010/wordml" w:rsidRPr="00000000" w:rsidR="00000000" w:rsidDel="00000000" w:rsidP="00000000" w:rsidRDefault="00000000" w14:paraId="00000003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120" w:after="120" w:line="240" w:lineRule="auto"/>
        <w:ind w:left="0" w:right="0" w:firstLine="0"/>
        <w:jc w:val="center"/>
        <w:rPr>
          <w:rFonts w:ascii="Arial" w:hAnsi="Arial" w:eastAsia="Arial" w:cs="Arial"/>
          <w:b w:val="1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4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120" w:after="120" w:line="240" w:lineRule="auto"/>
        <w:ind w:left="0" w:right="0" w:firstLine="0"/>
        <w:jc w:val="center"/>
        <w:rPr>
          <w:rFonts w:ascii="Arial" w:hAnsi="Arial" w:eastAsia="Arial" w:cs="Arial"/>
          <w:b w:val="1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5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120" w:after="120" w:line="240" w:lineRule="auto"/>
        <w:ind w:left="0" w:right="0" w:firstLine="0"/>
        <w:jc w:val="center"/>
        <w:rPr>
          <w:rFonts w:ascii="Arial" w:hAnsi="Arial" w:eastAsia="Arial" w:cs="Arial"/>
          <w:b w:val="1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6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240" w:after="240" w:line="240" w:lineRule="auto"/>
        <w:ind w:left="0" w:right="0" w:firstLine="0"/>
        <w:jc w:val="center"/>
        <w:rPr>
          <w:rFonts w:ascii="Arial" w:hAnsi="Arial" w:eastAsia="Arial" w:cs="Arial"/>
          <w:b w:val="1"/>
          <w:i w:val="0"/>
          <w:smallCaps w:val="0"/>
          <w:strike w:val="0"/>
          <w:color w:val="000000"/>
          <w:sz w:val="38"/>
          <w:szCs w:val="38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1"/>
          <w:i w:val="0"/>
          <w:smallCaps w:val="0"/>
          <w:strike w:val="0"/>
          <w:color w:val="000000"/>
          <w:sz w:val="38"/>
          <w:szCs w:val="38"/>
          <w:u w:val="none"/>
          <w:shd w:val="clear" w:fill="auto"/>
          <w:vertAlign w:val="baseline"/>
          <w:rtl w:val="0"/>
        </w:rPr>
        <w:t xml:space="preserve">Documentação de Desenvolvimento de Projeto de </w:t>
      </w:r>
      <w:r w:rsidRPr="00000000" w:rsidDel="00000000" w:rsidR="00000000">
        <w:rPr>
          <w:rFonts w:ascii="Arial" w:hAnsi="Arial" w:eastAsia="Arial" w:cs="Arial"/>
          <w:b w:val="1"/>
          <w:i w:val="1"/>
          <w:smallCaps w:val="0"/>
          <w:strike w:val="0"/>
          <w:color w:val="000000"/>
          <w:sz w:val="38"/>
          <w:szCs w:val="38"/>
          <w:u w:val="none"/>
          <w:shd w:val="clear" w:fill="auto"/>
          <w:vertAlign w:val="baseline"/>
          <w:rtl w:val="0"/>
        </w:rPr>
        <w:t xml:space="preserve">Software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7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240" w:after="240" w:line="259" w:lineRule="auto"/>
        <w:ind w:left="0" w:right="0" w:firstLine="0"/>
        <w:jc w:val="center"/>
        <w:rPr>
          <w:rFonts w:ascii="Arial" w:hAnsi="Arial" w:eastAsia="Arial" w:cs="Arial"/>
          <w:b w:val="1"/>
          <w:i w:val="0"/>
          <w:smallCaps w:val="0"/>
          <w:strike w:val="0"/>
          <w:color w:val="000000"/>
          <w:sz w:val="38"/>
          <w:szCs w:val="38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1"/>
          <w:i w:val="0"/>
          <w:smallCaps w:val="0"/>
          <w:strike w:val="0"/>
          <w:color w:val="000000"/>
          <w:sz w:val="38"/>
          <w:szCs w:val="38"/>
          <w:u w:val="none"/>
          <w:shd w:val="clear" w:fill="auto"/>
          <w:vertAlign w:val="baseline"/>
          <w:rtl w:val="0"/>
        </w:rPr>
        <w:t xml:space="preserve">Gerencianet Saques</w:t>
      </w:r>
    </w:p>
    <w:p xmlns:wp14="http://schemas.microsoft.com/office/word/2010/wordml" w:rsidRPr="00000000" w:rsidR="00000000" w:rsidDel="00000000" w:rsidP="00000000" w:rsidRDefault="00000000" w14:paraId="00000008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240" w:after="240" w:line="240" w:lineRule="auto"/>
        <w:ind w:left="0" w:right="0" w:firstLine="0"/>
        <w:jc w:val="center"/>
        <w:rPr>
          <w:rFonts w:ascii="Arial" w:hAnsi="Arial" w:eastAsia="Arial" w:cs="Arial"/>
          <w:b w:val="1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9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240" w:after="240" w:line="240" w:lineRule="auto"/>
        <w:ind w:left="0" w:right="0" w:firstLine="0"/>
        <w:jc w:val="center"/>
        <w:rPr>
          <w:rFonts w:ascii="Arial" w:hAnsi="Arial" w:eastAsia="Arial" w:cs="Arial"/>
          <w:b w:val="1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A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240" w:after="240" w:line="240" w:lineRule="auto"/>
        <w:ind w:left="0" w:right="0" w:firstLine="0"/>
        <w:jc w:val="center"/>
        <w:rPr>
          <w:rFonts w:ascii="Arial" w:hAnsi="Arial" w:eastAsia="Arial" w:cs="Arial"/>
          <w:b w:val="1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B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240" w:after="240" w:line="240" w:lineRule="auto"/>
        <w:ind w:left="0" w:right="0" w:firstLine="0"/>
        <w:jc w:val="center"/>
        <w:rPr>
          <w:rFonts w:ascii="Arial" w:hAnsi="Arial" w:eastAsia="Arial" w:cs="Arial"/>
          <w:b w:val="1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1"/>
          <w:i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  <w:rtl w:val="0"/>
        </w:rPr>
        <w:t xml:space="preserve"> 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C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Arial" w:hAnsi="Arial" w:eastAsia="Arial" w:cs="Arial"/>
          <w:b w:val="0"/>
          <w:i w:val="1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</w:rPr>
      </w:pPr>
      <w:r w:rsidRPr="00000000" w:rsidDel="00000000" w:rsidR="00000000">
        <w:rPr>
          <w:rFonts w:ascii="Arial" w:hAnsi="Arial" w:eastAsia="Arial" w:cs="Arial"/>
          <w:b w:val="1"/>
          <w:i w:val="1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Alunos: Caio Henrique Vieira Costa, Isabella Alane Darin Melo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D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Arial" w:hAnsi="Arial" w:eastAsia="Arial" w:cs="Arial"/>
          <w:b w:val="1"/>
          <w:i w:val="1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1"/>
          <w:i w:val="1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Turma: Informática 3</w:t>
      </w:r>
    </w:p>
    <w:p xmlns:wp14="http://schemas.microsoft.com/office/word/2010/wordml" w:rsidRPr="00000000" w:rsidR="00000000" w:rsidDel="00000000" w:rsidP="00000000" w:rsidRDefault="00000000" w14:paraId="0000000E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Arial" w:hAnsi="Arial" w:eastAsia="Arial" w:cs="Arial"/>
          <w:b w:val="1"/>
          <w:i w:val="1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F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Arial" w:hAnsi="Arial" w:eastAsia="Arial" w:cs="Arial"/>
          <w:b w:val="1"/>
          <w:i w:val="1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0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Arial" w:hAnsi="Arial" w:eastAsia="Arial" w:cs="Arial"/>
          <w:b w:val="1"/>
          <w:i w:val="1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1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Arial" w:hAnsi="Arial" w:eastAsia="Arial" w:cs="Arial"/>
          <w:b w:val="1"/>
          <w:i w:val="1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2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Arial" w:hAnsi="Arial" w:eastAsia="Arial" w:cs="Arial"/>
          <w:b w:val="1"/>
          <w:i w:val="1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3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Arial" w:hAnsi="Arial" w:eastAsia="Arial" w:cs="Arial"/>
          <w:b w:val="1"/>
          <w:i w:val="1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4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Arial" w:hAnsi="Arial" w:eastAsia="Arial" w:cs="Arial"/>
          <w:b w:val="1"/>
          <w:i w:val="1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5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Arial" w:hAnsi="Arial" w:eastAsia="Arial" w:cs="Arial"/>
          <w:b w:val="1"/>
          <w:i w:val="1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6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Arial" w:hAnsi="Arial" w:eastAsia="Arial" w:cs="Arial"/>
          <w:b w:val="1"/>
          <w:i w:val="1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7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600" w:after="0" w:line="240" w:lineRule="auto"/>
        <w:ind w:left="0" w:right="0" w:firstLine="0"/>
        <w:jc w:val="center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Ouro Branco - MG</w:t>
      </w:r>
    </w:p>
    <w:p xmlns:wp14="http://schemas.microsoft.com/office/word/2010/wordml" w:rsidRPr="00000000" w:rsidR="00000000" w:rsidDel="00000000" w:rsidP="00000000" w:rsidRDefault="00000000" w14:paraId="00000018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600" w:after="0" w:line="240" w:lineRule="auto"/>
        <w:ind w:left="0" w:right="0" w:firstLine="0"/>
        <w:jc w:val="center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14/09/2020</w:t>
      </w:r>
    </w:p>
    <w:p xmlns:wp14="http://schemas.microsoft.com/office/word/2010/wordml" w:rsidRPr="00000000" w:rsidR="00000000" w:rsidDel="00000000" w:rsidP="00000000" w:rsidRDefault="00000000" w14:paraId="00000019" wp14:textId="77777777">
      <w:pPr>
        <w:pStyle w:val="Heading2"/>
        <w:numPr>
          <w:ilvl w:val="0"/>
          <w:numId w:val="2"/>
        </w:numPr>
        <w:tabs>
          <w:tab w:val="left" w:pos="426"/>
        </w:tabs>
        <w:ind w:left="360" w:hanging="360"/>
        <w:rPr/>
      </w:pPr>
      <w:r>
        <w:br w:type="page"/>
      </w:r>
      <w:r w:rsidR="00000000">
        <w:rPr/>
        <w:t>Descrição do minimundo</w:t>
      </w:r>
    </w:p>
    <w:p w:rsidR="730F0363" w:rsidP="4791815C" w:rsidRDefault="730F0363" w14:paraId="001ADB7D" w14:textId="57CDA67F">
      <w:pPr>
        <w:spacing w:before="120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4791815C" w:rsidR="730F036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A </w:t>
      </w:r>
      <w:r w:rsidRPr="4791815C" w:rsidR="730F0363">
        <w:rPr>
          <w:rFonts w:ascii="Arial" w:hAnsi="Arial" w:eastAsia="Arial" w:cs="Arial"/>
          <w:b w:val="0"/>
          <w:bCs w:val="0"/>
          <w:i w:val="1"/>
          <w:iCs w:val="1"/>
          <w:noProof w:val="0"/>
          <w:color w:val="000000" w:themeColor="text1" w:themeTint="FF" w:themeShade="FF"/>
          <w:sz w:val="24"/>
          <w:szCs w:val="24"/>
          <w:lang w:val="pt-BR"/>
        </w:rPr>
        <w:t xml:space="preserve">Gerencianet </w:t>
      </w:r>
      <w:r w:rsidRPr="4791815C" w:rsidR="730F036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é uma empresa a qual surgiu com o objetivo de facilitar a vida financeira das pessoas, focada em negócios para que empreendedores possam emitir e gerenciar recebimentos. Tendo em vista a dificuldade dos clientes de localizar caixas que tenham associação com a </w:t>
      </w:r>
      <w:r w:rsidRPr="4791815C" w:rsidR="730F0363">
        <w:rPr>
          <w:rFonts w:ascii="Arial" w:hAnsi="Arial" w:eastAsia="Arial" w:cs="Arial"/>
          <w:b w:val="0"/>
          <w:bCs w:val="0"/>
          <w:i w:val="1"/>
          <w:iCs w:val="1"/>
          <w:noProof w:val="0"/>
          <w:color w:val="000000" w:themeColor="text1" w:themeTint="FF" w:themeShade="FF"/>
          <w:sz w:val="24"/>
          <w:szCs w:val="24"/>
          <w:lang w:val="pt-BR"/>
        </w:rPr>
        <w:t>Gerencianet</w:t>
      </w:r>
      <w:r w:rsidRPr="4791815C" w:rsidR="730F036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, criou-se a ideia de um programa que localiza o caixa mais acessível para o usuário e traça opções de rota para ele, otimizando todo esse processo.￼</w:t>
      </w:r>
    </w:p>
    <w:p w:rsidR="730F0363" w:rsidP="4791815C" w:rsidRDefault="730F0363" w14:paraId="46D4039E" w14:textId="37500E0B">
      <w:pPr>
        <w:spacing w:before="120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791815C" w:rsidR="730F036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Inicialmente, para solucionar a demanda proposta, o administrador cadastrado, através do login no site da Gerencianet Saques, poderá operar todas as funcionalidades relacionadas ao gerenciamento de caixas com segurança, entre elas: cadastrar caixas, editá-los, excluí-los e visualizá-los, consequentemente, desta forma, o usuário terá livre acesso ao aplicativo e site de forma bem dinâmica, com a possibilidade de pesquisar por caixas mais próximos de sua atual localização e rotas serão traçadas para que esse atinja seu destino e conclua o saque, além disso, o usuário terá capacidade de pesquisar por caixas específicos e seus respectivos horários de funcionamento.</w:t>
      </w:r>
    </w:p>
    <w:p w:rsidR="730F0363" w:rsidP="4791815C" w:rsidRDefault="730F0363" w14:paraId="4608CB61" w14:textId="2BD12913">
      <w:pPr>
        <w:spacing w:before="120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791815C" w:rsidR="730F036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Contudo, o administrador também pode alterar seus dados, excluir sua conta e pesquisar por informações de outros administradores. Para se tornar ainda mais prático para o usuário, esse não precisa ter cadastro para realizar quaisquer atividades nas dependências do site e aplicativo. Dessa forma, espera-se que o produto desenvolvido torne mais eficaz e produtivo para o indivíduo que tenha associações com a empresa e está sujeito </w:t>
      </w:r>
      <w:r w:rsidRPr="4791815C" w:rsidR="730F036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a</w:t>
      </w:r>
      <w:r w:rsidRPr="4791815C" w:rsidR="730F0363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ela.</w:t>
      </w:r>
    </w:p>
    <w:p xmlns:wp14="http://schemas.microsoft.com/office/word/2010/wordml" w:rsidRPr="00000000" w:rsidR="00000000" w:rsidDel="00000000" w:rsidP="4791815C" w:rsidRDefault="00000000" wp14:textId="77777777" w14:paraId="0000001C">
      <w:pPr>
        <w:pStyle w:val="Normal"/>
        <w:spacing w:before="120" w:after="0" w:line="259" w:lineRule="auto"/>
        <w:ind w:left="0" w:right="0" w:firstLine="0"/>
        <w:jc w:val="both"/>
        <w:rPr>
          <w:sz w:val="24"/>
          <w:szCs w:val="24"/>
        </w:rPr>
      </w:pPr>
    </w:p>
    <w:p xmlns:wp14="http://schemas.microsoft.com/office/word/2010/wordml" w:rsidRPr="00000000" w:rsidR="00000000" w:rsidDel="00000000" w:rsidP="00000000" w:rsidRDefault="00000000" w14:paraId="0000001D" wp14:textId="77777777">
      <w:pPr>
        <w:pStyle w:val="Heading2"/>
        <w:numPr>
          <w:ilvl w:val="0"/>
          <w:numId w:val="2"/>
        </w:numPr>
        <w:tabs>
          <w:tab w:val="left" w:pos="426"/>
        </w:tabs>
        <w:ind w:left="360" w:hanging="360"/>
        <w:rPr/>
      </w:pPr>
      <w:r w:rsidRPr="00000000" w:rsidDel="00000000" w:rsidR="00000000">
        <w:rPr>
          <w:rtl w:val="0"/>
        </w:rPr>
        <w:t xml:space="preserve">Lista de funções</w:t>
      </w:r>
    </w:p>
    <w:p xmlns:wp14="http://schemas.microsoft.com/office/word/2010/wordml" w:rsidRPr="00000000" w:rsidR="00000000" w:rsidDel="00000000" w:rsidP="00000000" w:rsidRDefault="00000000" w14:paraId="0000001E" wp14:textId="77777777">
      <w:pPr>
        <w:spacing w:before="240" w:lineRule="auto"/>
        <w:rPr>
          <w:sz w:val="24"/>
          <w:szCs w:val="24"/>
        </w:rPr>
      </w:pPr>
      <w:bookmarkStart w:name="_heading=h.gjdgxs" w:colFirst="0" w:colLast="0" w:id="447419289"/>
      <w:bookmarkEnd w:id="447419289"/>
      <w:r w:rsidRPr="00000000" w:rsidDel="00000000" w:rsidR="00000000">
        <w:rPr>
          <w:sz w:val="24"/>
          <w:szCs w:val="24"/>
          <w:rtl w:val="0"/>
        </w:rPr>
        <w:t xml:space="preserve">Foi identificada a seguinte lista de funções para este produto:</w:t>
      </w:r>
    </w:p>
    <w:p xmlns:wp14="http://schemas.microsoft.com/office/word/2010/wordml" w:rsidRPr="00000000" w:rsidR="00000000" w:rsidDel="00000000" w:rsidP="00000000" w:rsidRDefault="00000000" w14:paraId="0000001F" wp14:textId="77777777">
      <w:pPr>
        <w:spacing w:before="240" w:lineRule="auto"/>
        <w:rPr>
          <w:sz w:val="24"/>
          <w:szCs w:val="24"/>
        </w:rPr>
      </w:pPr>
      <w:bookmarkStart w:name="_heading=h.1jbse2948boe" w:colFirst="0" w:colLast="0" w:id="1032796194"/>
      <w:bookmarkEnd w:id="1032796194"/>
      <w:r w:rsidRPr="00000000" w:rsidDel="00000000" w:rsidR="00000000">
        <w:rPr>
          <w:rtl w:val="0"/>
        </w:rPr>
      </w:r>
    </w:p>
    <w:tbl>
      <w:tblPr>
        <w:tblW w:w="9075" w:type="dxa"/>
        <w:jc w:val="left"/>
        <w:tblInd w:w="40.0" w:type="pct"/>
        <w:tblBorders>
          <w:top w:val="nil" w:color="000000" w:themeColor="text1" w:sz="0" w:space="0"/>
          <w:left w:val="nil" w:color="000000" w:themeColor="text1" w:sz="0" w:space="0"/>
          <w:bottom w:val="nil" w:color="000000" w:themeColor="text1" w:sz="0" w:space="0"/>
          <w:right w:val="nil" w:color="000000" w:themeColor="text1" w:sz="0" w:space="0"/>
          <w:insideH w:val="nil" w:color="000000" w:themeColor="text1" w:sz="0" w:space="0"/>
          <w:insideV w:val="nil" w:color="000000" w:themeColor="text1" w:sz="0" w:space="0"/>
        </w:tblBorders>
        <w:tblLayout w:type="fixed"/>
        <w:tblLook w:val="0600" w:firstRow="0" w:lastRow="0" w:firstColumn="0" w:lastColumn="0" w:noHBand="1" w:noVBand="1"/>
        <w:tblPrChange w:author="">
          <w:tblPr/>
        </w:tblPrChange>
      </w:tblPr>
      <w:tblGrid>
        <w:tblGridChange>
          <w:tblGrid>
            <w:gridCol w:w="555"/>
            <w:gridCol w:w="1905"/>
            <w:gridCol w:w="975"/>
            <w:gridCol w:w="1335"/>
            <w:gridCol w:w="840"/>
            <w:gridCol w:w="750"/>
            <w:gridCol w:w="2715"/>
          </w:tblGrid>
        </w:tblGridChange>
        <w:gridCol w:w="945"/>
        <w:gridCol w:w="1515"/>
        <w:gridCol w:w="1020"/>
        <w:gridCol w:w="1290"/>
        <w:gridCol w:w="1035"/>
        <w:gridCol w:w="915"/>
        <w:gridCol w:w="2355"/>
      </w:tblGrid>
      <w:tr xmlns:wp14="http://schemas.microsoft.com/office/word/2010/wordml" w:rsidTr="29E959B3" w14:paraId="73344BC2" wp14:textId="77777777">
        <w:trPr>
          <w:trHeight w:val="1043.701171875" w:hRule="atLeast"/>
        </w:trPr>
        <w:tc>
          <w:tcPr>
            <w:tcW w:w="94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000000" w:themeColor="text1" w:sz="6" w:space="0"/>
            </w:tcBorders>
            <w:shd w:val="clear" w:color="auto" w:fill="D0E0E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20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b w:val="1"/>
                <w:rtl w:val="0"/>
              </w:rPr>
              <w:t xml:space="preserve">Número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W w:w="1515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D0E0E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21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b w:val="1"/>
                <w:sz w:val="24"/>
                <w:szCs w:val="24"/>
                <w:rtl w:val="0"/>
              </w:rPr>
              <w:t xml:space="preserve">Nome da Função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W w:w="1020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D0E0E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22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b w:val="1"/>
                <w:sz w:val="24"/>
                <w:szCs w:val="24"/>
                <w:rtl w:val="0"/>
              </w:rPr>
              <w:t xml:space="preserve">Ator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W w:w="1290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D0E0E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23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b w:val="1"/>
                <w:sz w:val="24"/>
                <w:szCs w:val="24"/>
                <w:rtl w:val="0"/>
              </w:rPr>
              <w:t xml:space="preserve">Prioridade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W w:w="1035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D0E0E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24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b w:val="1"/>
                <w:sz w:val="24"/>
                <w:szCs w:val="24"/>
                <w:rtl w:val="0"/>
              </w:rPr>
              <w:t xml:space="preserve">Responsável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W w:w="915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D0E0E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25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b w:val="1"/>
                <w:sz w:val="24"/>
                <w:szCs w:val="24"/>
                <w:rtl w:val="0"/>
              </w:rPr>
              <w:t xml:space="preserve">App ou Site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W w:w="2355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E0E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26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b w:val="1"/>
                <w:sz w:val="24"/>
                <w:szCs w:val="24"/>
                <w:rtl w:val="0"/>
              </w:rPr>
              <w:t xml:space="preserve">Descrição</w:t>
            </w: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:rsidTr="29E959B3" w14:paraId="6AF38A5A" wp14:textId="77777777">
        <w:trPr>
          <w:trHeight w:val="315" w:hRule="atLeast"/>
        </w:trPr>
        <w:tc>
          <w:tcPr>
            <w:tcW w:w="94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27" wp14:textId="77777777">
            <w:pPr>
              <w:widowControl w:val="0"/>
              <w:spacing w:line="276" w:lineRule="auto"/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W w:w="151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AD1DC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28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Definir localização</w:t>
            </w:r>
          </w:p>
        </w:tc>
        <w:tc>
          <w:tcPr>
            <w:tcW w:w="102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AD1DC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29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Usuário</w:t>
            </w:r>
          </w:p>
        </w:tc>
        <w:tc>
          <w:tcPr>
            <w:tcW w:w="129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AD1DC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2A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Essencial</w:t>
            </w:r>
          </w:p>
        </w:tc>
        <w:tc>
          <w:tcPr>
            <w:tcW w:w="103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AD1DC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2B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Caio</w:t>
            </w:r>
          </w:p>
        </w:tc>
        <w:tc>
          <w:tcPr>
            <w:tcW w:w="91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AD1DC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2C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Ambos</w:t>
            </w:r>
          </w:p>
        </w:tc>
        <w:tc>
          <w:tcPr>
            <w:tcW w:w="235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AD1DC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2D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Receber a localização do usuário para facilitar o traçado de rodas</w:t>
            </w:r>
          </w:p>
        </w:tc>
      </w:tr>
      <w:tr xmlns:wp14="http://schemas.microsoft.com/office/word/2010/wordml" w:rsidTr="29E959B3" w14:paraId="7E06592C" wp14:textId="77777777">
        <w:trPr>
          <w:trHeight w:val="315" w:hRule="atLeast"/>
        </w:trPr>
        <w:tc>
          <w:tcPr>
            <w:tcW w:w="94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2E" wp14:textId="77777777">
            <w:pPr>
              <w:widowControl w:val="0"/>
              <w:spacing w:line="276" w:lineRule="auto"/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W w:w="151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AD1DC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2F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Procurar por rotas</w:t>
            </w:r>
          </w:p>
        </w:tc>
        <w:tc>
          <w:tcPr>
            <w:tcW w:w="102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AD1DC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30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Usuário</w:t>
            </w:r>
          </w:p>
        </w:tc>
        <w:tc>
          <w:tcPr>
            <w:tcW w:w="129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AD1DC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31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Essencial</w:t>
            </w:r>
          </w:p>
        </w:tc>
        <w:tc>
          <w:tcPr>
            <w:tcW w:w="103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AD1DC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32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Isabella</w:t>
            </w:r>
          </w:p>
        </w:tc>
        <w:tc>
          <w:tcPr>
            <w:tcW w:w="91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AD1DC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33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Ambos</w:t>
            </w:r>
          </w:p>
        </w:tc>
        <w:tc>
          <w:tcPr>
            <w:tcW w:w="235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AD1DC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34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Visualizar caixas disponíveis na região</w:t>
            </w:r>
          </w:p>
        </w:tc>
      </w:tr>
      <w:tr xmlns:wp14="http://schemas.microsoft.com/office/word/2010/wordml" w:rsidTr="29E959B3" w14:paraId="165882C0" wp14:textId="77777777">
        <w:trPr>
          <w:trHeight w:val="525" w:hRule="atLeast"/>
        </w:trPr>
        <w:tc>
          <w:tcPr>
            <w:tcW w:w="94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35" wp14:textId="77777777">
            <w:pPr>
              <w:widowControl w:val="0"/>
              <w:spacing w:line="276" w:lineRule="auto"/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W w:w="151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AD1DC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36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Visualizar horário de funcionamento dos caixas</w:t>
            </w:r>
          </w:p>
        </w:tc>
        <w:tc>
          <w:tcPr>
            <w:tcW w:w="102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AD1DC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37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Usuário</w:t>
            </w:r>
          </w:p>
        </w:tc>
        <w:tc>
          <w:tcPr>
            <w:tcW w:w="129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AD1DC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38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Essencial</w:t>
            </w:r>
          </w:p>
        </w:tc>
        <w:tc>
          <w:tcPr>
            <w:tcW w:w="103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AD1DC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39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Caio</w:t>
            </w:r>
          </w:p>
        </w:tc>
        <w:tc>
          <w:tcPr>
            <w:tcW w:w="91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AD1DC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3A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Ambos</w:t>
            </w:r>
          </w:p>
        </w:tc>
        <w:tc>
          <w:tcPr>
            <w:tcW w:w="235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AD1DC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3B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Exibir ao usuário quais caixas estão em funcionamento em tempo real e seu horário de funcionamento</w:t>
            </w:r>
          </w:p>
        </w:tc>
      </w:tr>
      <w:tr xmlns:wp14="http://schemas.microsoft.com/office/word/2010/wordml" w:rsidTr="29E959B3" w14:paraId="1DBF0EB2" wp14:textId="77777777">
        <w:trPr>
          <w:trHeight w:val="315" w:hRule="atLeast"/>
        </w:trPr>
        <w:tc>
          <w:tcPr>
            <w:tcW w:w="94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3C" wp14:textId="77777777">
            <w:pPr>
              <w:widowControl w:val="0"/>
              <w:spacing w:line="276" w:lineRule="auto"/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W w:w="1515" w:type="dxa"/>
            <w:tcBorders>
              <w:top w:val="single" w:color="CCCCCC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EAD1DC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3D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Pesquisar por um caixa específico</w:t>
            </w:r>
          </w:p>
        </w:tc>
        <w:tc>
          <w:tcPr>
            <w:tcW w:w="1020" w:type="dxa"/>
            <w:tcBorders>
              <w:top w:val="single" w:color="CCCCCC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EAD1DC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3E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Usuário</w:t>
            </w:r>
          </w:p>
        </w:tc>
        <w:tc>
          <w:tcPr>
            <w:tcW w:w="1290" w:type="dxa"/>
            <w:tcBorders>
              <w:top w:val="single" w:color="CCCCCC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EAD1DC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3F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Importante</w:t>
            </w:r>
          </w:p>
        </w:tc>
        <w:tc>
          <w:tcPr>
            <w:tcW w:w="1035" w:type="dxa"/>
            <w:tcBorders>
              <w:top w:val="single" w:color="CCCCCC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EAD1DC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40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Isabella</w:t>
            </w:r>
          </w:p>
        </w:tc>
        <w:tc>
          <w:tcPr>
            <w:tcW w:w="915" w:type="dxa"/>
            <w:tcBorders>
              <w:top w:val="single" w:color="CCCCCC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EAD1DC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41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Ambos</w:t>
            </w:r>
          </w:p>
        </w:tc>
        <w:tc>
          <w:tcPr>
            <w:tcW w:w="2355" w:type="dxa"/>
            <w:tcBorders>
              <w:top w:val="single" w:color="CCCCCC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EAD1DC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42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Procurar a localização de um caixa cadastrado específico, levando em consideração Bairro, Rua e/ou Cidade.</w:t>
            </w:r>
          </w:p>
        </w:tc>
      </w:tr>
      <w:tr xmlns:wp14="http://schemas.microsoft.com/office/word/2010/wordml" w:rsidTr="29E959B3" w14:paraId="47706592" wp14:textId="77777777">
        <w:trPr>
          <w:trHeight w:val="315" w:hRule="atLeast"/>
        </w:trPr>
        <w:tc>
          <w:tcPr>
            <w:tcW w:w="94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43" wp14:textId="77777777">
            <w:pPr>
              <w:widowControl w:val="0"/>
              <w:spacing w:line="276" w:lineRule="auto"/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W w:w="151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44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C - Cadastrar caixas</w:t>
            </w:r>
          </w:p>
        </w:tc>
        <w:tc>
          <w:tcPr>
            <w:tcW w:w="102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45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Administrador</w:t>
            </w:r>
          </w:p>
        </w:tc>
        <w:tc>
          <w:tcPr>
            <w:tcW w:w="129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46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Essencial</w:t>
            </w:r>
          </w:p>
        </w:tc>
        <w:tc>
          <w:tcPr>
            <w:tcW w:w="103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47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Caio</w:t>
            </w:r>
          </w:p>
        </w:tc>
        <w:tc>
          <w:tcPr>
            <w:tcW w:w="91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48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Site</w:t>
            </w:r>
          </w:p>
        </w:tc>
        <w:tc>
          <w:tcPr>
            <w:tcW w:w="235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49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Cadastrar caixas que são associados à empresa Gerencianet</w:t>
            </w:r>
          </w:p>
        </w:tc>
      </w:tr>
      <w:tr xmlns:wp14="http://schemas.microsoft.com/office/word/2010/wordml" w:rsidTr="29E959B3" w14:paraId="4695C665" wp14:textId="77777777">
        <w:trPr>
          <w:trHeight w:val="315" w:hRule="atLeast"/>
        </w:trPr>
        <w:tc>
          <w:tcPr>
            <w:tcW w:w="94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4A" wp14:textId="77777777">
            <w:pPr>
              <w:widowControl w:val="0"/>
              <w:spacing w:line="276" w:lineRule="auto"/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W w:w="151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4B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R - Visualizar caixas</w:t>
            </w:r>
          </w:p>
        </w:tc>
        <w:tc>
          <w:tcPr>
            <w:tcW w:w="102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4C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Administrador</w:t>
            </w:r>
          </w:p>
        </w:tc>
        <w:tc>
          <w:tcPr>
            <w:tcW w:w="129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4D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Essencial</w:t>
            </w:r>
          </w:p>
        </w:tc>
        <w:tc>
          <w:tcPr>
            <w:tcW w:w="103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4E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Isabella</w:t>
            </w:r>
          </w:p>
        </w:tc>
        <w:tc>
          <w:tcPr>
            <w:tcW w:w="91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4F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Site</w:t>
            </w:r>
          </w:p>
        </w:tc>
        <w:tc>
          <w:tcPr>
            <w:tcW w:w="235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50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Permite ao Administrador Visualizar caixas que são afiliados</w:t>
            </w:r>
          </w:p>
        </w:tc>
      </w:tr>
      <w:tr xmlns:wp14="http://schemas.microsoft.com/office/word/2010/wordml" w:rsidTr="29E959B3" w14:paraId="386FB3C9" wp14:textId="77777777">
        <w:trPr>
          <w:trHeight w:val="315" w:hRule="atLeast"/>
        </w:trPr>
        <w:tc>
          <w:tcPr>
            <w:tcW w:w="94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51" wp14:textId="77777777">
            <w:pPr>
              <w:widowControl w:val="0"/>
              <w:spacing w:line="276" w:lineRule="auto"/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W w:w="151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52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U - Editar caixas</w:t>
            </w:r>
          </w:p>
        </w:tc>
        <w:tc>
          <w:tcPr>
            <w:tcW w:w="102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53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Administrador</w:t>
            </w:r>
          </w:p>
        </w:tc>
        <w:tc>
          <w:tcPr>
            <w:tcW w:w="129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54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Essencial</w:t>
            </w:r>
          </w:p>
        </w:tc>
        <w:tc>
          <w:tcPr>
            <w:tcW w:w="103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55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Caio</w:t>
            </w:r>
          </w:p>
        </w:tc>
        <w:tc>
          <w:tcPr>
            <w:tcW w:w="91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56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Site</w:t>
            </w:r>
          </w:p>
        </w:tc>
        <w:tc>
          <w:tcPr>
            <w:tcW w:w="235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57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Permite ao Administrador Editar caixas que são afiliados</w:t>
            </w:r>
          </w:p>
        </w:tc>
      </w:tr>
      <w:tr xmlns:wp14="http://schemas.microsoft.com/office/word/2010/wordml" w:rsidTr="29E959B3" w14:paraId="2A331734" wp14:textId="77777777">
        <w:trPr>
          <w:trHeight w:val="315" w:hRule="atLeast"/>
        </w:trPr>
        <w:tc>
          <w:tcPr>
            <w:tcW w:w="94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58" wp14:textId="77777777">
            <w:pPr>
              <w:widowControl w:val="0"/>
              <w:spacing w:line="276" w:lineRule="auto"/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W w:w="151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59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D - Excluir caixas</w:t>
            </w:r>
          </w:p>
        </w:tc>
        <w:tc>
          <w:tcPr>
            <w:tcW w:w="102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5A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Administrador</w:t>
            </w:r>
          </w:p>
        </w:tc>
        <w:tc>
          <w:tcPr>
            <w:tcW w:w="129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5B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Essencial</w:t>
            </w:r>
          </w:p>
        </w:tc>
        <w:tc>
          <w:tcPr>
            <w:tcW w:w="103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5C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Isabella</w:t>
            </w:r>
          </w:p>
        </w:tc>
        <w:tc>
          <w:tcPr>
            <w:tcW w:w="91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5D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Site</w:t>
            </w:r>
          </w:p>
        </w:tc>
        <w:tc>
          <w:tcPr>
            <w:tcW w:w="235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5E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Permite ao Administrador Excluir caixas que não são mais afiliados</w:t>
            </w:r>
          </w:p>
        </w:tc>
      </w:tr>
      <w:tr xmlns:wp14="http://schemas.microsoft.com/office/word/2010/wordml" w:rsidTr="29E959B3" w14:paraId="5802F5E6" wp14:textId="77777777">
        <w:trPr>
          <w:trHeight w:val="315" w:hRule="atLeast"/>
        </w:trPr>
        <w:tc>
          <w:tcPr>
            <w:tcW w:w="94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5F" wp14:textId="77777777">
            <w:pPr>
              <w:widowControl w:val="0"/>
              <w:spacing w:line="276" w:lineRule="auto"/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W w:w="1515" w:type="dxa"/>
            <w:tcBorders>
              <w:top w:val="single" w:color="CCCCCC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60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Alternar disponibilidade de caixas</w:t>
            </w:r>
          </w:p>
        </w:tc>
        <w:tc>
          <w:tcPr>
            <w:tcW w:w="1020" w:type="dxa"/>
            <w:tcBorders>
              <w:top w:val="single" w:color="CCCCCC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61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Administrador</w:t>
            </w:r>
          </w:p>
        </w:tc>
        <w:tc>
          <w:tcPr>
            <w:tcW w:w="1290" w:type="dxa"/>
            <w:tcBorders>
              <w:top w:val="single" w:color="CCCCCC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62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Essencial</w:t>
            </w:r>
          </w:p>
        </w:tc>
        <w:tc>
          <w:tcPr>
            <w:tcW w:w="1035" w:type="dxa"/>
            <w:tcBorders>
              <w:top w:val="single" w:color="CCCCCC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63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Caio</w:t>
            </w:r>
          </w:p>
        </w:tc>
        <w:tc>
          <w:tcPr>
            <w:tcW w:w="915" w:type="dxa"/>
            <w:tcBorders>
              <w:top w:val="single" w:color="CCCCCC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64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Site</w:t>
            </w:r>
          </w:p>
        </w:tc>
        <w:tc>
          <w:tcPr>
            <w:tcW w:w="2355" w:type="dxa"/>
            <w:tcBorders>
              <w:top w:val="single" w:color="CCCCCC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65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Permite citar o funcionamento de um caixa</w:t>
            </w:r>
          </w:p>
        </w:tc>
      </w:tr>
      <w:tr xmlns:wp14="http://schemas.microsoft.com/office/word/2010/wordml" w:rsidTr="29E959B3" w14:paraId="655537B3" wp14:textId="77777777">
        <w:trPr>
          <w:trHeight w:val="315" w:hRule="atLeast"/>
        </w:trPr>
        <w:tc>
          <w:tcPr>
            <w:tcW w:w="94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66" wp14:textId="77777777">
            <w:pPr>
              <w:widowControl w:val="0"/>
              <w:spacing w:line="276" w:lineRule="auto"/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W w:w="151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67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C - Cadastrar Administrador</w:t>
            </w:r>
          </w:p>
        </w:tc>
        <w:tc>
          <w:tcPr>
            <w:tcW w:w="102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68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Administrador</w:t>
            </w:r>
          </w:p>
        </w:tc>
        <w:tc>
          <w:tcPr>
            <w:tcW w:w="129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69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Essencial</w:t>
            </w:r>
          </w:p>
        </w:tc>
        <w:tc>
          <w:tcPr>
            <w:tcW w:w="103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6A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Caio</w:t>
            </w:r>
          </w:p>
        </w:tc>
        <w:tc>
          <w:tcPr>
            <w:tcW w:w="91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6B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Site</w:t>
            </w:r>
          </w:p>
        </w:tc>
        <w:tc>
          <w:tcPr>
            <w:tcW w:w="235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6C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Cadastrar Empregados que serão associados à empresa Gerencianet</w:t>
            </w:r>
          </w:p>
        </w:tc>
      </w:tr>
      <w:tr xmlns:wp14="http://schemas.microsoft.com/office/word/2010/wordml" w:rsidTr="29E959B3" w14:paraId="7152DED2" wp14:textId="77777777">
        <w:trPr>
          <w:trHeight w:val="315" w:hRule="atLeast"/>
        </w:trPr>
        <w:tc>
          <w:tcPr>
            <w:tcW w:w="94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6D" wp14:textId="77777777">
            <w:pPr>
              <w:widowControl w:val="0"/>
              <w:spacing w:line="276" w:lineRule="auto"/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W w:w="151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6E" wp14:textId="39C05CE0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29E959B3">
              <w:rPr>
                <w:rFonts w:ascii="Roboto" w:hAnsi="Roboto" w:eastAsia="Roboto" w:cs="Roboto"/>
                <w:sz w:val="20"/>
                <w:szCs w:val="20"/>
              </w:rPr>
              <w:t xml:space="preserve">R - Vi</w:t>
            </w:r>
            <w:r w:rsidRPr="00000000" w:rsidDel="00000000" w:rsidR="32420C00">
              <w:rPr>
                <w:rFonts w:ascii="Roboto" w:hAnsi="Roboto" w:eastAsia="Roboto" w:cs="Roboto"/>
                <w:sz w:val="20"/>
                <w:szCs w:val="20"/>
              </w:rPr>
              <w:t xml:space="preserve">s</w:t>
            </w:r>
            <w:r w:rsidRPr="00000000" w:rsidDel="00000000" w:rsidR="29E959B3">
              <w:rPr>
                <w:rFonts w:ascii="Roboto" w:hAnsi="Roboto" w:eastAsia="Roboto" w:cs="Roboto"/>
                <w:sz w:val="20"/>
                <w:szCs w:val="20"/>
              </w:rPr>
              <w:t xml:space="preserve">ualizar Administradores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W w:w="102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6F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Administrador</w:t>
            </w:r>
          </w:p>
        </w:tc>
        <w:tc>
          <w:tcPr>
            <w:tcW w:w="129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70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Essencial</w:t>
            </w:r>
          </w:p>
        </w:tc>
        <w:tc>
          <w:tcPr>
            <w:tcW w:w="103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71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Isabella</w:t>
            </w:r>
          </w:p>
        </w:tc>
        <w:tc>
          <w:tcPr>
            <w:tcW w:w="91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72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Site</w:t>
            </w:r>
          </w:p>
        </w:tc>
        <w:tc>
          <w:tcPr>
            <w:tcW w:w="235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73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Permite ao Administrador Visualizar administradores que são afiliados</w:t>
            </w:r>
          </w:p>
        </w:tc>
      </w:tr>
      <w:tr xmlns:wp14="http://schemas.microsoft.com/office/word/2010/wordml" w:rsidTr="29E959B3" w14:paraId="4157A863" wp14:textId="77777777">
        <w:trPr>
          <w:trHeight w:val="315" w:hRule="atLeast"/>
        </w:trPr>
        <w:tc>
          <w:tcPr>
            <w:tcW w:w="94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74" wp14:textId="77777777">
            <w:pPr>
              <w:widowControl w:val="0"/>
              <w:spacing w:line="276" w:lineRule="auto"/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W w:w="151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75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U - Editar Administrador</w:t>
            </w:r>
          </w:p>
        </w:tc>
        <w:tc>
          <w:tcPr>
            <w:tcW w:w="102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76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Administrador</w:t>
            </w:r>
          </w:p>
        </w:tc>
        <w:tc>
          <w:tcPr>
            <w:tcW w:w="129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77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Essencial</w:t>
            </w:r>
          </w:p>
        </w:tc>
        <w:tc>
          <w:tcPr>
            <w:tcW w:w="103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78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Caio</w:t>
            </w:r>
          </w:p>
        </w:tc>
        <w:tc>
          <w:tcPr>
            <w:tcW w:w="91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79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Site</w:t>
            </w:r>
          </w:p>
        </w:tc>
        <w:tc>
          <w:tcPr>
            <w:tcW w:w="235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7A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Editar dados do Administrador</w:t>
            </w:r>
          </w:p>
        </w:tc>
      </w:tr>
      <w:tr xmlns:wp14="http://schemas.microsoft.com/office/word/2010/wordml" w:rsidTr="29E959B3" w14:paraId="38D5DCE6" wp14:textId="77777777">
        <w:trPr>
          <w:trHeight w:val="315" w:hRule="atLeast"/>
        </w:trPr>
        <w:tc>
          <w:tcPr>
            <w:tcW w:w="94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7B" wp14:textId="77777777">
            <w:pPr>
              <w:widowControl w:val="0"/>
              <w:spacing w:line="276" w:lineRule="auto"/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W w:w="1515" w:type="dxa"/>
            <w:tcBorders>
              <w:top w:val="single" w:color="CCCCCC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7C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rFonts w:ascii="Roboto" w:hAnsi="Roboto" w:eastAsia="Roboto" w:cs="Roboto"/>
                <w:sz w:val="20"/>
                <w:szCs w:val="20"/>
                <w:rtl w:val="0"/>
              </w:rPr>
              <w:t xml:space="preserve">D - Excluir Administrador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W w:w="1020" w:type="dxa"/>
            <w:tcBorders>
              <w:top w:val="single" w:color="CCCCCC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7D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Administrador</w:t>
            </w:r>
          </w:p>
        </w:tc>
        <w:tc>
          <w:tcPr>
            <w:tcW w:w="1290" w:type="dxa"/>
            <w:tcBorders>
              <w:top w:val="single" w:color="CCCCCC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7E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Essencial</w:t>
            </w:r>
          </w:p>
        </w:tc>
        <w:tc>
          <w:tcPr>
            <w:tcW w:w="1035" w:type="dxa"/>
            <w:tcBorders>
              <w:top w:val="single" w:color="CCCCCC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7F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Isabella</w:t>
            </w:r>
          </w:p>
        </w:tc>
        <w:tc>
          <w:tcPr>
            <w:tcW w:w="915" w:type="dxa"/>
            <w:tcBorders>
              <w:top w:val="single" w:color="CCCCCC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80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Site</w:t>
            </w:r>
          </w:p>
        </w:tc>
        <w:tc>
          <w:tcPr>
            <w:tcW w:w="2355" w:type="dxa"/>
            <w:tcBorders>
              <w:top w:val="single" w:color="CCCCCC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81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Excluir um administrador do sistema</w:t>
            </w:r>
          </w:p>
        </w:tc>
      </w:tr>
      <w:tr xmlns:wp14="http://schemas.microsoft.com/office/word/2010/wordml" w:rsidTr="29E959B3" w14:paraId="213A609C" wp14:textId="77777777">
        <w:trPr>
          <w:trHeight w:val="315" w:hRule="atLeast"/>
        </w:trPr>
        <w:tc>
          <w:tcPr>
            <w:tcW w:w="94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82" wp14:textId="77777777">
            <w:pPr>
              <w:widowControl w:val="0"/>
              <w:spacing w:line="276" w:lineRule="auto"/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W w:w="151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83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Login do Administrador</w:t>
            </w:r>
          </w:p>
        </w:tc>
        <w:tc>
          <w:tcPr>
            <w:tcW w:w="102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84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Administrador</w:t>
            </w:r>
          </w:p>
        </w:tc>
        <w:tc>
          <w:tcPr>
            <w:tcW w:w="129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85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Essencial</w:t>
            </w:r>
          </w:p>
        </w:tc>
        <w:tc>
          <w:tcPr>
            <w:tcW w:w="103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86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Caio</w:t>
            </w:r>
          </w:p>
        </w:tc>
        <w:tc>
          <w:tcPr>
            <w:tcW w:w="91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87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Site</w:t>
            </w:r>
          </w:p>
        </w:tc>
        <w:tc>
          <w:tcPr>
            <w:tcW w:w="235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88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Acessar a conta do administrador</w:t>
            </w:r>
          </w:p>
        </w:tc>
      </w:tr>
      <w:tr xmlns:wp14="http://schemas.microsoft.com/office/word/2010/wordml" w:rsidTr="29E959B3" w14:paraId="023FB26A" wp14:textId="77777777">
        <w:trPr>
          <w:trHeight w:val="315" w:hRule="atLeast"/>
        </w:trPr>
        <w:tc>
          <w:tcPr>
            <w:tcW w:w="94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89" wp14:textId="77777777">
            <w:pPr>
              <w:widowControl w:val="0"/>
              <w:spacing w:line="276" w:lineRule="auto"/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W w:w="151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8A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Logout do Administrador</w:t>
            </w:r>
          </w:p>
        </w:tc>
        <w:tc>
          <w:tcPr>
            <w:tcW w:w="102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8B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Administrador</w:t>
            </w:r>
          </w:p>
        </w:tc>
        <w:tc>
          <w:tcPr>
            <w:tcW w:w="129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8C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Essencial</w:t>
            </w:r>
          </w:p>
        </w:tc>
        <w:tc>
          <w:tcPr>
            <w:tcW w:w="103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8D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Isabella</w:t>
            </w:r>
          </w:p>
        </w:tc>
        <w:tc>
          <w:tcPr>
            <w:tcW w:w="91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8E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Site</w:t>
            </w:r>
          </w:p>
        </w:tc>
        <w:tc>
          <w:tcPr>
            <w:tcW w:w="235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8F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Opção para o administrador sair da conta</w:t>
            </w:r>
          </w:p>
        </w:tc>
      </w:tr>
      <w:tr xmlns:wp14="http://schemas.microsoft.com/office/word/2010/wordml" w:rsidTr="29E959B3" w14:paraId="30D5CA1F" wp14:textId="77777777">
        <w:trPr>
          <w:trHeight w:val="315" w:hRule="atLeast"/>
        </w:trPr>
        <w:tc>
          <w:tcPr>
            <w:tcW w:w="94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90" wp14:textId="77777777">
            <w:pPr>
              <w:widowControl w:val="0"/>
              <w:spacing w:line="276" w:lineRule="auto"/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W w:w="151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91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Atualizar o status dos caixas</w:t>
            </w:r>
          </w:p>
        </w:tc>
        <w:tc>
          <w:tcPr>
            <w:tcW w:w="102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92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Administrador</w:t>
            </w:r>
          </w:p>
        </w:tc>
        <w:tc>
          <w:tcPr>
            <w:tcW w:w="129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93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Essencial</w:t>
            </w:r>
          </w:p>
        </w:tc>
        <w:tc>
          <w:tcPr>
            <w:tcW w:w="103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94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Caio</w:t>
            </w:r>
          </w:p>
        </w:tc>
        <w:tc>
          <w:tcPr>
            <w:tcW w:w="91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95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Site</w:t>
            </w:r>
          </w:p>
        </w:tc>
        <w:tc>
          <w:tcPr>
            <w:tcW w:w="235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CFE2F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96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Definir se o caixa está em operação normal, em manutenção ou inativo</w:t>
            </w:r>
          </w:p>
        </w:tc>
      </w:tr>
      <w:tr xmlns:wp14="http://schemas.microsoft.com/office/word/2010/wordml" w:rsidTr="29E959B3" w14:paraId="2CF429B7" wp14:textId="77777777">
        <w:trPr>
          <w:trHeight w:val="315" w:hRule="atLeast"/>
        </w:trPr>
        <w:tc>
          <w:tcPr>
            <w:tcW w:w="94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97" wp14:textId="77777777">
            <w:pPr>
              <w:widowControl w:val="0"/>
              <w:spacing w:line="276" w:lineRule="auto"/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tcW w:w="151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2CC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98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Definir pontos de destino</w:t>
            </w:r>
          </w:p>
        </w:tc>
        <w:tc>
          <w:tcPr>
            <w:tcW w:w="102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2CC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99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API MAPS</w:t>
            </w:r>
          </w:p>
        </w:tc>
        <w:tc>
          <w:tcPr>
            <w:tcW w:w="129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2CC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9A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Essencial</w:t>
            </w:r>
          </w:p>
        </w:tc>
        <w:tc>
          <w:tcPr>
            <w:tcW w:w="103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2CC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9B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Isabella</w:t>
            </w:r>
          </w:p>
        </w:tc>
        <w:tc>
          <w:tcPr>
            <w:tcW w:w="91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 w:themeFill="background1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9C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rFonts w:ascii="Roboto" w:hAnsi="Roboto" w:eastAsia="Roboto" w:cs="Roboto"/>
                <w:sz w:val="20"/>
                <w:szCs w:val="20"/>
                <w:rtl w:val="0"/>
              </w:rPr>
              <w:t xml:space="preserve">Ambos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W w:w="235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2CC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9D" wp14:textId="7777777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RPr="00000000" w:rsidDel="00000000" w:rsidR="00000000">
              <w:rPr>
                <w:sz w:val="20"/>
                <w:szCs w:val="20"/>
                <w:rtl w:val="0"/>
              </w:rPr>
              <w:t xml:space="preserve">Definir a posição dos caixas mais próximos no mapa do usuário, para o MAPS usar como localização de Destino</w:t>
            </w:r>
          </w:p>
        </w:tc>
      </w:tr>
    </w:tbl>
    <w:sdt>
      <w:sdtPr>
        <w:id w:val="1582444289"/>
        <w:tag w:val="goog_rdk_3"/>
      </w:sdtPr>
      <w:sdtContent>
        <w:p xmlns:wp14="http://schemas.microsoft.com/office/word/2010/wordml" w:rsidRPr="00000000" w:rsidR="00000000" w:rsidDel="00000000" w:rsidP="00000000" w:rsidRDefault="00000000" w14:paraId="0000009E" wp14:textId="77777777">
          <w:pPr>
            <w:spacing w:before="240" w:lineRule="auto"/>
            <w:rPr>
              <w:ins w:author="CAIO HENRIQUE VIEIRA COSTA" w:date="2020-10-01T17:53:47Z" w:id="0"/>
              <w:sz w:val="24"/>
              <w:szCs w:val="24"/>
            </w:rPr>
          </w:pPr>
          <w:sdt>
            <w:sdtPr>
              <w:id w:val="578346202"/>
              <w:tag w:val="goog_rdk_2"/>
            </w:sdtPr>
            <w:sdtContent>
              <w:ins w:author="CAIO HENRIQUE VIEIRA COSTA" w:date="2020-10-01T17:53:47Z" w:id="0">
                <w:bookmarkStart w:name="_heading=h.igagfs5qb47p" w:colFirst="0" w:colLast="0" w:id="824476421"/>
                <w:bookmarkEnd w:id="824476421"/>
                <w:r w:rsidRPr="00000000" w:rsidDel="00000000" w:rsid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id w:val="21905658"/>
        <w:tag w:val="goog_rdk_5"/>
      </w:sdtPr>
      <w:sdtContent>
        <w:p xmlns:wp14="http://schemas.microsoft.com/office/word/2010/wordml" w:rsidRPr="00000000" w:rsidR="00000000" w:rsidDel="00000000" w:rsidP="00000000" w:rsidRDefault="00000000" w14:paraId="0000009F" wp14:textId="77777777">
          <w:pPr>
            <w:keepNext w:val="0"/>
            <w:keepLines w:val="0"/>
            <w:widowControl w:val="1"/>
            <w:pBdr>
              <w:top w:val="nil" w:sz="0" w:space="0"/>
              <w:left w:val="nil" w:sz="0" w:space="0"/>
              <w:bottom w:val="nil" w:sz="0" w:space="0"/>
              <w:right w:val="nil" w:sz="0" w:space="0"/>
              <w:between w:val="nil" w:sz="0" w:space="0"/>
            </w:pBdr>
            <w:shd w:val="clear" w:fill="auto"/>
            <w:spacing w:before="0" w:after="0" w:line="240" w:lineRule="auto"/>
            <w:ind w:left="0" w:right="0" w:firstLine="0"/>
            <w:jc w:val="both"/>
            <w:rPr>
              <w:ins w:author="CAIO HENRIQUE VIEIRA COSTA" w:date="2020-10-01T17:53:47Z" w:id="0"/>
              <w:rFonts w:ascii="Arial" w:hAnsi="Arial" w:eastAsia="Arial" w:cs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</w:pPr>
          <w:sdt>
            <w:sdtPr>
              <w:id w:val="1831586263"/>
              <w:tag w:val="goog_rdk_4"/>
            </w:sdtPr>
            <w:sdtContent>
              <w:ins w:author="CAIO HENRIQUE VIEIRA COSTA" w:date="2020-10-01T17:53:47Z" w:id="0">
                <w:r w:rsidRPr="00000000" w:rsidDel="00000000" w:rsidR="00000000">
                  <w:rPr>
                    <w:rtl w:val="0"/>
                  </w:rPr>
                </w:r>
              </w:ins>
            </w:sdtContent>
          </w:sdt>
        </w:p>
      </w:sdtContent>
    </w:sdt>
    <w:p xmlns:wp14="http://schemas.microsoft.com/office/word/2010/wordml" w:rsidRPr="00000000" w:rsidR="00000000" w:rsidDel="00000000" w:rsidP="00000000" w:rsidRDefault="00000000" w14:paraId="000000A0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Prioridade:</w:t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Para estabelecer a prioridade dos requisitos foram adotadas as denominações: essencial, importante e desejável. Abaixo temos a descrição de significado de cada uma dessas denominações:</w:t>
      </w:r>
    </w:p>
    <w:tbl>
      <w:tblPr>
        <w:tblStyle w:val="Table2"/>
        <w:tblW w:w="9210.0" w:type="dxa"/>
        <w:jc w:val="left"/>
        <w:tblInd w:w="0.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/>
      </w:tblPr>
      <w:tblGrid>
        <w:gridCol w:w="1450"/>
        <w:gridCol w:w="7760"/>
        <w:tblGridChange w:id="0">
          <w:tblGrid>
            <w:gridCol w:w="1450"/>
            <w:gridCol w:w="7760"/>
          </w:tblGrid>
        </w:tblGridChange>
      </w:tblGrid>
      <w:tr xmlns:wp14="http://schemas.microsoft.com/office/word/2010/wordml" w14:paraId="4E38115C" wp14:textId="77777777">
        <w:tc>
          <w:tcPr>
            <w:vAlign w:val="center"/>
          </w:tcPr>
          <w:p w:rsidRPr="00000000" w:rsidR="00000000" w:rsidDel="00000000" w:rsidP="00000000" w:rsidRDefault="00000000" w14:paraId="000000A1" wp14:textId="77777777">
            <w:pPr>
              <w:keepNext w:val="0"/>
              <w:keepLines w:val="0"/>
              <w:widowControl w:val="1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tabs>
                <w:tab w:val="left" w:pos="720"/>
              </w:tabs>
              <w:spacing w:before="80" w:after="160" w:line="240" w:lineRule="auto"/>
              <w:ind w:left="360" w:right="0" w:hanging="360"/>
              <w:jc w:val="both"/>
              <w:rPr>
                <w:rFonts w:ascii="Arial" w:hAnsi="Arial" w:eastAsia="Arial" w:cs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  <w:r w:rsidRPr="00000000" w:rsidDel="00000000" w:rsidR="00000000">
              <w:rPr>
                <w:rFonts w:ascii="Arial" w:hAnsi="Arial" w:eastAsia="Arial" w:cs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 xml:space="preserve">Essencial</w:t>
            </w:r>
          </w:p>
        </w:tc>
        <w:tc>
          <w:tcPr/>
          <w:p w:rsidRPr="00000000" w:rsidR="00000000" w:rsidDel="00000000" w:rsidP="00000000" w:rsidRDefault="00000000" w14:paraId="000000A2" wp14:textId="77777777">
            <w:pPr>
              <w:keepNext w:val="1"/>
              <w:keepLines w:val="1"/>
              <w:widowControl w:val="1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40" w:after="40" w:line="240" w:lineRule="auto"/>
              <w:ind w:left="32" w:right="0" w:firstLine="0"/>
              <w:jc w:val="both"/>
              <w:rPr>
                <w:rFonts w:ascii="Arial" w:hAnsi="Arial" w:eastAsia="Arial" w:cs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  <w:r w:rsidRPr="00000000" w:rsidDel="00000000" w:rsidR="00000000">
              <w:rPr>
                <w:rFonts w:ascii="Arial" w:hAnsi="Arial" w:eastAsia="Arial" w:cs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 xml:space="preserve">É o requisito sem o qual o sistema não entra em funcionamento. Requisitos essenciais são requisitos imprescindíveis, que têm que ser implementados impreterivelmente.</w:t>
            </w:r>
          </w:p>
        </w:tc>
      </w:tr>
      <w:tr xmlns:wp14="http://schemas.microsoft.com/office/word/2010/wordml" w14:paraId="1A0AFB0B" wp14:textId="77777777">
        <w:tc>
          <w:tcPr>
            <w:vAlign w:val="center"/>
          </w:tcPr>
          <w:p w:rsidRPr="00000000" w:rsidR="00000000" w:rsidDel="00000000" w:rsidP="00000000" w:rsidRDefault="00000000" w14:paraId="000000A3" wp14:textId="77777777">
            <w:pPr>
              <w:keepNext w:val="0"/>
              <w:keepLines w:val="0"/>
              <w:widowControl w:val="1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tabs>
                <w:tab w:val="left" w:pos="720"/>
              </w:tabs>
              <w:spacing w:before="80" w:after="160" w:line="240" w:lineRule="auto"/>
              <w:ind w:left="360" w:right="0" w:hanging="360"/>
              <w:jc w:val="both"/>
              <w:rPr>
                <w:rFonts w:ascii="Arial" w:hAnsi="Arial" w:eastAsia="Arial" w:cs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  <w:r w:rsidRPr="00000000" w:rsidDel="00000000" w:rsidR="00000000">
              <w:rPr>
                <w:rFonts w:ascii="Arial" w:hAnsi="Arial" w:eastAsia="Arial" w:cs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 xml:space="preserve">Importante</w:t>
            </w:r>
          </w:p>
        </w:tc>
        <w:tc>
          <w:tcPr/>
          <w:p w:rsidRPr="00000000" w:rsidR="00000000" w:rsidDel="00000000" w:rsidP="00000000" w:rsidRDefault="00000000" w14:paraId="000000A4" wp14:textId="77777777">
            <w:pPr>
              <w:keepNext w:val="1"/>
              <w:keepLines w:val="1"/>
              <w:widowControl w:val="1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40" w:after="40" w:line="240" w:lineRule="auto"/>
              <w:ind w:left="32" w:right="0" w:firstLine="0"/>
              <w:jc w:val="both"/>
              <w:rPr>
                <w:rFonts w:ascii="Arial" w:hAnsi="Arial" w:eastAsia="Arial" w:cs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  <w:r w:rsidRPr="00000000" w:rsidDel="00000000" w:rsidR="00000000">
              <w:rPr>
                <w:rFonts w:ascii="Arial" w:hAnsi="Arial" w:eastAsia="Arial" w:cs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 xml:space="preserve">É o requisito sem o qual o sistema entra em funcionamento, mas de forma não satisfatória. Requisitos importantes devem ser implementados, mas, se não forem, o sistema poderá ser implantado e usado mesmo assim.</w:t>
            </w: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51B9EE90" wp14:textId="77777777">
        <w:tc>
          <w:tcPr>
            <w:vAlign w:val="center"/>
          </w:tcPr>
          <w:p w:rsidRPr="00000000" w:rsidR="00000000" w:rsidDel="00000000" w:rsidP="00000000" w:rsidRDefault="00000000" w14:paraId="000000A5" wp14:textId="77777777">
            <w:pPr>
              <w:keepNext w:val="0"/>
              <w:keepLines w:val="0"/>
              <w:widowControl w:val="1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tabs>
                <w:tab w:val="left" w:pos="720"/>
              </w:tabs>
              <w:spacing w:before="80" w:after="160" w:line="240" w:lineRule="auto"/>
              <w:ind w:left="360" w:right="0" w:hanging="360"/>
              <w:jc w:val="both"/>
              <w:rPr>
                <w:rFonts w:ascii="Arial" w:hAnsi="Arial" w:eastAsia="Arial" w:cs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  <w:r w:rsidRPr="00000000" w:rsidDel="00000000" w:rsidR="00000000">
              <w:rPr>
                <w:rFonts w:ascii="Arial" w:hAnsi="Arial" w:eastAsia="Arial" w:cs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 xml:space="preserve">Desejável</w:t>
            </w:r>
          </w:p>
        </w:tc>
        <w:tc>
          <w:tcPr/>
          <w:p w:rsidRPr="00000000" w:rsidR="00000000" w:rsidDel="00000000" w:rsidP="00000000" w:rsidRDefault="00000000" w14:paraId="000000A6" wp14:textId="77777777">
            <w:pPr>
              <w:keepNext w:val="1"/>
              <w:keepLines w:val="1"/>
              <w:widowControl w:val="1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40" w:after="40" w:line="240" w:lineRule="auto"/>
              <w:ind w:left="32" w:right="0" w:firstLine="0"/>
              <w:jc w:val="both"/>
              <w:rPr>
                <w:rFonts w:ascii="Arial" w:hAnsi="Arial" w:eastAsia="Arial" w:cs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  <w:r w:rsidRPr="00000000" w:rsidDel="00000000" w:rsidR="00000000">
              <w:rPr>
                <w:rFonts w:ascii="Arial" w:hAnsi="Arial" w:eastAsia="Arial" w:cs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 xml:space="preserve">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      </w:r>
          </w:p>
        </w:tc>
      </w:tr>
    </w:tbl>
    <w:p xmlns:wp14="http://schemas.microsoft.com/office/word/2010/wordml" w:rsidRPr="00000000" w:rsidR="00000000" w:rsidDel="00000000" w:rsidP="00000000" w:rsidRDefault="00000000" w14:paraId="000000A7" wp14:textId="77777777">
      <w:pPr>
        <w:pStyle w:val="Heading2"/>
        <w:tabs>
          <w:tab w:val="left" w:pos="426"/>
        </w:tabs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A8" wp14:textId="77777777">
      <w:pPr>
        <w:pStyle w:val="Heading2"/>
        <w:numPr>
          <w:ilvl w:val="0"/>
          <w:numId w:val="2"/>
        </w:numPr>
        <w:tabs>
          <w:tab w:val="left" w:pos="426"/>
        </w:tabs>
        <w:ind w:left="360" w:hanging="360"/>
        <w:rPr/>
      </w:pPr>
      <w:r w:rsidRPr="00000000" w:rsidDel="00000000" w:rsidR="00000000">
        <w:rPr>
          <w:rtl w:val="0"/>
        </w:rPr>
        <w:t xml:space="preserve">Cronograma do Projet</w:t>
      </w:r>
      <w:sdt>
        <w:sdtPr>
          <w:id w:val="1733145253"/>
          <w:tag w:val="goog_rdk_6"/>
        </w:sdtPr>
        <w:sdtContent>
          <w:commentRangeStart w:id="1"/>
        </w:sdtContent>
      </w:sdt>
      <w:r w:rsidRPr="00000000" w:rsidDel="00000000" w:rsidR="00000000">
        <w:rPr>
          <w:rtl w:val="0"/>
        </w:rPr>
        <w:t xml:space="preserve">o</w:t>
      </w:r>
      <w:commentRangeEnd w:id="1"/>
      <w:r w:rsidRPr="00000000" w:rsidDel="00000000" w:rsidR="00000000">
        <w:commentReference w:id="1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A9" wp14:textId="77777777">
      <w:pPr>
        <w:spacing w:after="60" w:lineRule="auto"/>
        <w:rPr>
          <w:sz w:val="24"/>
          <w:szCs w:val="24"/>
          <w:highlight w:val="yellow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AA" wp14:textId="77777777">
      <w:pPr>
        <w:spacing w:after="60" w:lineRule="auto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Cronograma físico semanal (baseado em todas as funções da seção 2 e no tempo estimado para a implementação das mesmas).</w:t>
      </w:r>
    </w:p>
    <w:p xmlns:wp14="http://schemas.microsoft.com/office/word/2010/wordml" w:rsidRPr="00000000" w:rsidR="00000000" w:rsidDel="00000000" w:rsidP="00000000" w:rsidRDefault="00000000" w14:paraId="000000AB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AC" wp14:textId="77777777">
      <w:pPr>
        <w:rPr/>
      </w:pPr>
      <w:r w:rsidRPr="00000000" w:rsidDel="00000000" w:rsidR="00000000">
        <w:rPr>
          <w:rtl w:val="0"/>
        </w:rPr>
      </w:r>
    </w:p>
    <w:tbl>
      <w:tblPr>
        <w:tblStyle w:val="Table3"/>
        <w:tblW w:w="8985.0" w:type="dxa"/>
        <w:jc w:val="left"/>
        <w:tblInd w:w="40.0" w:type="pct"/>
        <w:tblBorders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insideH w:val="nil" w:color="000000" w:sz="0" w:space="0"/>
          <w:insideV w:val="nil" w:color="000000" w:sz="0" w:space="0"/>
        </w:tblBorders>
        <w:tblLayout w:type="fixed"/>
        <w:tblLook w:val="0600"/>
      </w:tblPr>
      <w:tblGrid>
        <w:gridCol w:w="690"/>
        <w:gridCol w:w="345"/>
        <w:gridCol w:w="405"/>
        <w:gridCol w:w="375"/>
        <w:gridCol w:w="345"/>
        <w:gridCol w:w="435"/>
        <w:gridCol w:w="510"/>
        <w:gridCol w:w="435"/>
        <w:gridCol w:w="435"/>
        <w:gridCol w:w="450"/>
        <w:gridCol w:w="345"/>
        <w:gridCol w:w="345"/>
        <w:gridCol w:w="330"/>
        <w:gridCol w:w="360"/>
        <w:gridCol w:w="345"/>
        <w:gridCol w:w="405"/>
        <w:gridCol w:w="390"/>
        <w:gridCol w:w="330"/>
        <w:gridCol w:w="345"/>
        <w:gridCol w:w="390"/>
        <w:gridCol w:w="405"/>
        <w:gridCol w:w="330"/>
        <w:gridCol w:w="240"/>
        <w:tblGridChange w:id="0">
          <w:tblGrid>
            <w:gridCol w:w="690"/>
            <w:gridCol w:w="345"/>
            <w:gridCol w:w="405"/>
            <w:gridCol w:w="375"/>
            <w:gridCol w:w="345"/>
            <w:gridCol w:w="435"/>
            <w:gridCol w:w="510"/>
            <w:gridCol w:w="435"/>
            <w:gridCol w:w="435"/>
            <w:gridCol w:w="450"/>
            <w:gridCol w:w="345"/>
            <w:gridCol w:w="345"/>
            <w:gridCol w:w="330"/>
            <w:gridCol w:w="360"/>
            <w:gridCol w:w="345"/>
            <w:gridCol w:w="405"/>
            <w:gridCol w:w="390"/>
            <w:gridCol w:w="330"/>
            <w:gridCol w:w="345"/>
            <w:gridCol w:w="390"/>
            <w:gridCol w:w="405"/>
            <w:gridCol w:w="330"/>
            <w:gridCol w:w="240"/>
          </w:tblGrid>
        </w:tblGridChange>
      </w:tblGrid>
      <w:tr xmlns:wp14="http://schemas.microsoft.com/office/word/2010/wordml" w14:paraId="61CBD7F0" wp14:textId="77777777">
        <w:trPr>
          <w:trHeight w:val="615" w:hRule="atLeast"/>
        </w:trPr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AD" wp14:textId="77777777">
            <w:pPr>
              <w:jc w:val="center"/>
              <w:rPr>
                <w:sz w:val="20"/>
                <w:szCs w:val="20"/>
              </w:rPr>
            </w:pPr>
            <w:r w:rsidRPr="00000000" w:rsidDel="00000000" w:rsidR="00000000">
              <w:rPr>
                <w:b w:val="1"/>
                <w:sz w:val="24"/>
                <w:szCs w:val="24"/>
                <w:rtl w:val="0"/>
              </w:rPr>
              <w:t xml:space="preserve">Número da função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gridSpan w:val="4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AE" wp14:textId="77777777">
            <w:pPr>
              <w:jc w:val="center"/>
              <w:rPr>
                <w:sz w:val="20"/>
                <w:szCs w:val="20"/>
              </w:rPr>
            </w:pPr>
            <w:r w:rsidRPr="00000000" w:rsidDel="00000000" w:rsidR="00000000">
              <w:rPr>
                <w:b w:val="1"/>
                <w:sz w:val="24"/>
                <w:szCs w:val="24"/>
                <w:rtl w:val="0"/>
              </w:rPr>
              <w:t xml:space="preserve">Out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gridSpan w:val="4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B2" wp14:textId="77777777">
            <w:pPr>
              <w:jc w:val="center"/>
              <w:rPr>
                <w:sz w:val="20"/>
                <w:szCs w:val="20"/>
              </w:rPr>
            </w:pPr>
            <w:r w:rsidRPr="00000000" w:rsidDel="00000000" w:rsidR="00000000">
              <w:rPr>
                <w:b w:val="1"/>
                <w:sz w:val="24"/>
                <w:szCs w:val="24"/>
                <w:rtl w:val="0"/>
              </w:rPr>
              <w:t xml:space="preserve">Nov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gridSpan w:val="2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B6" wp14:textId="77777777">
            <w:pPr>
              <w:jc w:val="center"/>
              <w:rPr>
                <w:sz w:val="20"/>
                <w:szCs w:val="20"/>
              </w:rPr>
            </w:pPr>
            <w:r w:rsidRPr="00000000" w:rsidDel="00000000" w:rsidR="00000000">
              <w:rPr>
                <w:b w:val="1"/>
                <w:sz w:val="24"/>
                <w:szCs w:val="24"/>
                <w:rtl w:val="0"/>
              </w:rPr>
              <w:t xml:space="preserve">Dez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gridSpan w:val="4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B8" wp14:textId="77777777">
            <w:pPr>
              <w:jc w:val="center"/>
              <w:rPr>
                <w:sz w:val="20"/>
                <w:szCs w:val="20"/>
              </w:rPr>
            </w:pPr>
            <w:r w:rsidRPr="00000000" w:rsidDel="00000000" w:rsidR="00000000">
              <w:rPr>
                <w:b w:val="1"/>
                <w:sz w:val="24"/>
                <w:szCs w:val="24"/>
                <w:rtl w:val="0"/>
              </w:rPr>
              <w:t xml:space="preserve">Jan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gridSpan w:val="4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BC" wp14:textId="77777777">
            <w:pPr>
              <w:jc w:val="center"/>
              <w:rPr>
                <w:sz w:val="20"/>
                <w:szCs w:val="20"/>
              </w:rPr>
            </w:pPr>
            <w:r w:rsidRPr="00000000" w:rsidDel="00000000" w:rsidR="00000000">
              <w:rPr>
                <w:b w:val="1"/>
                <w:sz w:val="24"/>
                <w:szCs w:val="24"/>
                <w:rtl w:val="0"/>
              </w:rPr>
              <w:t xml:space="preserve">Fev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gridSpan w:val="4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C0" wp14:textId="77777777">
            <w:pPr>
              <w:jc w:val="center"/>
              <w:rPr>
                <w:sz w:val="20"/>
                <w:szCs w:val="20"/>
              </w:rPr>
            </w:pPr>
            <w:r w:rsidRPr="00000000" w:rsidDel="00000000" w:rsidR="00000000">
              <w:rPr>
                <w:b w:val="1"/>
                <w:sz w:val="24"/>
                <w:szCs w:val="24"/>
                <w:rtl w:val="0"/>
              </w:rPr>
              <w:t xml:space="preserve">Mar</w:t>
            </w: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6ADEB246" wp14:textId="77777777">
        <w:trPr>
          <w:trHeight w:val="345" w:hRule="atLeast"/>
        </w:trPr>
        <w:tc>
          <w:tcPr>
            <w:tcBorders>
              <w:top w:val="single" w:color="cccccc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C4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b w:val="1"/>
                <w:sz w:val="24"/>
                <w:szCs w:val="24"/>
                <w:rtl w:val="0"/>
              </w:rPr>
              <w:t xml:space="preserve">Semana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C5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b w:val="1"/>
                <w:sz w:val="24"/>
                <w:szCs w:val="24"/>
                <w:rtl w:val="0"/>
              </w:rPr>
              <w:t xml:space="preserve">1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C6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b w:val="1"/>
                <w:sz w:val="24"/>
                <w:szCs w:val="24"/>
                <w:rtl w:val="0"/>
              </w:rPr>
              <w:t xml:space="preserve">2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C7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b w:val="1"/>
                <w:sz w:val="24"/>
                <w:szCs w:val="24"/>
                <w:rtl w:val="0"/>
              </w:rPr>
              <w:t xml:space="preserve">3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C8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b w:val="1"/>
                <w:sz w:val="24"/>
                <w:szCs w:val="24"/>
                <w:rtl w:val="0"/>
              </w:rPr>
              <w:t xml:space="preserve">4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C9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b w:val="1"/>
                <w:sz w:val="24"/>
                <w:szCs w:val="24"/>
                <w:rtl w:val="0"/>
              </w:rPr>
              <w:t xml:space="preserve">1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CA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b w:val="1"/>
                <w:sz w:val="24"/>
                <w:szCs w:val="24"/>
                <w:rtl w:val="0"/>
              </w:rPr>
              <w:t xml:space="preserve">2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CB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b w:val="1"/>
                <w:sz w:val="24"/>
                <w:szCs w:val="24"/>
                <w:rtl w:val="0"/>
              </w:rPr>
              <w:t xml:space="preserve">3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CC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b w:val="1"/>
                <w:sz w:val="24"/>
                <w:szCs w:val="24"/>
                <w:rtl w:val="0"/>
              </w:rPr>
              <w:t xml:space="preserve">4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CD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b w:val="1"/>
                <w:sz w:val="24"/>
                <w:szCs w:val="24"/>
                <w:rtl w:val="0"/>
              </w:rPr>
              <w:t xml:space="preserve">1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CE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b w:val="1"/>
                <w:sz w:val="24"/>
                <w:szCs w:val="24"/>
                <w:rtl w:val="0"/>
              </w:rPr>
              <w:t xml:space="preserve">2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CF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b w:val="1"/>
                <w:sz w:val="24"/>
                <w:szCs w:val="24"/>
                <w:rtl w:val="0"/>
              </w:rPr>
              <w:t xml:space="preserve">1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D0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b w:val="1"/>
                <w:sz w:val="24"/>
                <w:szCs w:val="24"/>
                <w:rtl w:val="0"/>
              </w:rPr>
              <w:t xml:space="preserve">2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D1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b w:val="1"/>
                <w:sz w:val="24"/>
                <w:szCs w:val="24"/>
                <w:rtl w:val="0"/>
              </w:rPr>
              <w:t xml:space="preserve">3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D2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b w:val="1"/>
                <w:sz w:val="24"/>
                <w:szCs w:val="24"/>
                <w:rtl w:val="0"/>
              </w:rPr>
              <w:t xml:space="preserve">4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D3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b w:val="1"/>
                <w:sz w:val="24"/>
                <w:szCs w:val="24"/>
                <w:rtl w:val="0"/>
              </w:rPr>
              <w:t xml:space="preserve">1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D4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b w:val="1"/>
                <w:sz w:val="24"/>
                <w:szCs w:val="24"/>
                <w:rtl w:val="0"/>
              </w:rPr>
              <w:t xml:space="preserve">2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D5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b w:val="1"/>
                <w:sz w:val="24"/>
                <w:szCs w:val="24"/>
                <w:rtl w:val="0"/>
              </w:rPr>
              <w:t xml:space="preserve">3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D6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b w:val="1"/>
                <w:sz w:val="24"/>
                <w:szCs w:val="24"/>
                <w:rtl w:val="0"/>
              </w:rPr>
              <w:t xml:space="preserve">4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D7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b w:val="1"/>
                <w:sz w:val="24"/>
                <w:szCs w:val="24"/>
                <w:rtl w:val="0"/>
              </w:rPr>
              <w:t xml:space="preserve">1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D8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b w:val="1"/>
                <w:sz w:val="24"/>
                <w:szCs w:val="24"/>
                <w:rtl w:val="0"/>
              </w:rPr>
              <w:t xml:space="preserve">2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D9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b w:val="1"/>
                <w:sz w:val="24"/>
                <w:szCs w:val="24"/>
                <w:rtl w:val="0"/>
              </w:rPr>
              <w:t xml:space="preserve">3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DA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b w:val="1"/>
                <w:sz w:val="24"/>
                <w:szCs w:val="24"/>
                <w:rtl w:val="0"/>
              </w:rPr>
              <w:t xml:space="preserve">4</w:t>
            </w: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649841BE" wp14:textId="77777777">
        <w:trPr>
          <w:trHeight w:val="345" w:hRule="atLeast"/>
        </w:trPr>
        <w:tc>
          <w:tcPr>
            <w:tcBorders>
              <w:top w:val="single" w:color="cccccc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DB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1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DC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DD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DE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DF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E0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E1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E2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E3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E4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E5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ff0000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E6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ff0000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E7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ff0000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E8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ff0000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E9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EA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EB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EC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ED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EE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EF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F0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F1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18F999B5" wp14:textId="77777777">
        <w:trPr>
          <w:trHeight w:val="345" w:hRule="atLeast"/>
        </w:trPr>
        <w:tc>
          <w:tcPr>
            <w:tcBorders>
              <w:top w:val="single" w:color="cccccc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F2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2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F3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F4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F5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F6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F7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F8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F9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FA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FB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FC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FD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FE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0FF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00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ff9900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01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ff9900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02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ff9900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03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ff9900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04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05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06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07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08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5FCD5EC4" wp14:textId="77777777">
        <w:trPr>
          <w:trHeight w:val="345" w:hRule="atLeast"/>
        </w:trPr>
        <w:tc>
          <w:tcPr>
            <w:tcBorders>
              <w:top w:val="single" w:color="cccccc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09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3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0A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0B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0C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0D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0E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0F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10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11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12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13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14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15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16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17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18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19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1A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00ff00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1B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00ff00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1C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00ff00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1D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00ff00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1E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1F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2598DEE6" wp14:textId="77777777">
        <w:trPr>
          <w:trHeight w:val="345" w:hRule="atLeast"/>
        </w:trPr>
        <w:tc>
          <w:tcPr>
            <w:tcBorders>
              <w:top w:val="single" w:color="cccccc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20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4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21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22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23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24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25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26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27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28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29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2A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2B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2C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2D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2E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2F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30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31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00ff00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32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00ff00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33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00ff00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34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00ff00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35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36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78941E47" wp14:textId="77777777">
        <w:trPr>
          <w:trHeight w:val="345" w:hRule="atLeast"/>
        </w:trPr>
        <w:tc>
          <w:tcPr>
            <w:tcBorders>
              <w:top w:val="single" w:color="cccccc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37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5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38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39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3A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3B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3C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ff00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3D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ff00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3E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ff00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3F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ff00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40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ff00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41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ff00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42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43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44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45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46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47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48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49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4A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4B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4C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4D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29B4EA11" wp14:textId="77777777">
        <w:trPr>
          <w:trHeight w:val="345" w:hRule="atLeast"/>
        </w:trPr>
        <w:tc>
          <w:tcPr>
            <w:tcBorders>
              <w:top w:val="single" w:color="cccccc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4E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6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4F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50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51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52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53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ff00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54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ff00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55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ff00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56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ff00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57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58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59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5A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5B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5C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5D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5E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5F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60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61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62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63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64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75697EEC" wp14:textId="77777777">
        <w:trPr>
          <w:trHeight w:val="345" w:hRule="atLeast"/>
        </w:trPr>
        <w:tc>
          <w:tcPr>
            <w:tcBorders>
              <w:top w:val="single" w:color="cccccc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65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7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66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67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68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69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6A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ff00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6B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ff00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6C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ff00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6D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ff00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6E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6F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70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71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72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73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74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75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76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77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78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79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7A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7B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44B0A208" wp14:textId="77777777">
        <w:trPr>
          <w:trHeight w:val="345" w:hRule="atLeast"/>
        </w:trPr>
        <w:tc>
          <w:tcPr>
            <w:tcBorders>
              <w:top w:val="single" w:color="cccccc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7C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8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7D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7E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7F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80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81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ff00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82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ff00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83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ff00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84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ff00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85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86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87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88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89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8A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8B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8C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8D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8E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8F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90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91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92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2B2B7304" wp14:textId="77777777">
        <w:trPr>
          <w:trHeight w:val="345" w:hRule="atLeast"/>
        </w:trPr>
        <w:tc>
          <w:tcPr>
            <w:tcBorders>
              <w:top w:val="single" w:color="cccccc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93" wp14:textId="77777777">
            <w:pPr>
              <w:jc w:val="right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94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ffff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95" wp14:textId="77777777">
            <w:pPr>
              <w:jc w:val="right"/>
              <w:rPr>
                <w:sz w:val="18"/>
                <w:szCs w:val="18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ffff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96" wp14:textId="77777777">
            <w:pPr>
              <w:jc w:val="right"/>
              <w:rPr>
                <w:sz w:val="18"/>
                <w:szCs w:val="18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ffff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97" wp14:textId="77777777">
            <w:pPr>
              <w:jc w:val="right"/>
              <w:rPr>
                <w:sz w:val="18"/>
                <w:szCs w:val="18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ffff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98" wp14:textId="77777777">
            <w:pPr>
              <w:jc w:val="right"/>
              <w:rPr>
                <w:sz w:val="18"/>
                <w:szCs w:val="18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00ff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99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00ff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9A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00ff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9B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00ff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9C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9D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9E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9F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A0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A1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A2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A3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A4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A5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A6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A7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A8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A9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5D369756" wp14:textId="77777777">
        <w:trPr>
          <w:trHeight w:val="345" w:hRule="atLeast"/>
        </w:trPr>
        <w:tc>
          <w:tcPr>
            <w:tcBorders>
              <w:top w:val="single" w:color="cccccc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AA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10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AB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00ff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AC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00ff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AD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00ff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AE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00ff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AF" wp14:textId="77777777">
            <w:pPr>
              <w:jc w:val="center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ffff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B0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ffff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B1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ffff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B2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ffff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B3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B4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B5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B6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B7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B8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B9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BA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BB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BC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BD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BE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BF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C0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4737E36C" wp14:textId="77777777">
        <w:trPr>
          <w:trHeight w:val="345" w:hRule="atLeast"/>
        </w:trPr>
        <w:tc>
          <w:tcPr>
            <w:tcBorders>
              <w:top w:val="single" w:color="cccccc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C1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11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C2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00ff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C3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00ff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C4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00ff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C5" wp14:textId="77777777">
            <w:pPr>
              <w:jc w:val="lef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00ff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C6" wp14:textId="77777777">
            <w:pPr>
              <w:jc w:val="lef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C7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C8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C9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CA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CB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CC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CD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CE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CF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D0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D1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D2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D3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D4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D5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D6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D7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4B73E586" wp14:textId="77777777">
        <w:trPr>
          <w:trHeight w:val="345" w:hRule="atLeast"/>
        </w:trPr>
        <w:tc>
          <w:tcPr>
            <w:tcBorders>
              <w:top w:val="single" w:color="cccccc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D8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12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D9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00ff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DA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00ff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DB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00ff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DC" wp14:textId="77777777">
            <w:pPr>
              <w:jc w:val="lef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00ff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DD" wp14:textId="77777777">
            <w:pPr>
              <w:jc w:val="lef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DE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DF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E0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E1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E2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E3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E4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E5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E6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E7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E8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E9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EA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EB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EC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ED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EE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39F18D26" wp14:textId="77777777">
        <w:trPr>
          <w:trHeight w:val="345" w:hRule="atLeast"/>
        </w:trPr>
        <w:tc>
          <w:tcPr>
            <w:tcBorders>
              <w:top w:val="single" w:color="cccccc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EF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13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F0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00ff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F1" wp14:textId="77777777">
            <w:pPr>
              <w:jc w:val="lef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00ff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F2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00ff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F3" wp14:textId="77777777">
            <w:pPr>
              <w:jc w:val="lef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00ff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F4" wp14:textId="77777777">
            <w:pPr>
              <w:jc w:val="lef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F5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F6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F7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F8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F9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FA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FB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FC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FD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FE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1FF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00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01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02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03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04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05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4E1E336A" wp14:textId="77777777">
        <w:trPr>
          <w:trHeight w:val="345" w:hRule="atLeast"/>
        </w:trPr>
        <w:tc>
          <w:tcPr>
            <w:tcBorders>
              <w:top w:val="single" w:color="cccccc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06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14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07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ffff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08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ffff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09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4a86e8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0A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4a86e8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0B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0C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0D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0E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0F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10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11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12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13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14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15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16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17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18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19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1A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1B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1C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33CFEC6B" wp14:textId="77777777">
        <w:trPr>
          <w:trHeight w:val="345" w:hRule="atLeast"/>
        </w:trPr>
        <w:tc>
          <w:tcPr>
            <w:tcBorders>
              <w:top w:val="single" w:color="cccccc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1D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15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1E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1F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20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4a86e8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21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4a86e8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22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ffff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23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24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25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26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27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28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29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2A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2B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2C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2D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2E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2F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30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31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32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33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0EB5E791" wp14:textId="77777777">
        <w:trPr>
          <w:trHeight w:val="345" w:hRule="atLeast"/>
        </w:trPr>
        <w:tc>
          <w:tcPr>
            <w:tcBorders>
              <w:top w:val="single" w:color="cccccc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34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16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35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36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37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38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39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3A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3B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4a86e8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3C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4a86e8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3D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3E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3F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40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41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42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43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44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45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46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47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48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49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4A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111B77A1" wp14:textId="77777777">
        <w:trPr>
          <w:trHeight w:val="345" w:hRule="atLeast"/>
        </w:trPr>
        <w:tc>
          <w:tcPr>
            <w:tcBorders>
              <w:top w:val="single" w:color="cccccc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4B" wp14:textId="77777777">
            <w:pPr>
              <w:jc w:val="right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17</w:t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4C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4D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4E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4F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50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51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52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ffff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53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ffff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54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ffff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55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0000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56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0000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57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0000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58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0000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59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0000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5A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0000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5B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0000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5C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0000ff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5D" wp14:textId="77777777">
            <w:pPr>
              <w:jc w:val="right"/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5E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5F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Pr="00000000" w:rsidR="00000000" w:rsidDel="00000000" w:rsidP="00000000" w:rsidRDefault="00000000" w14:paraId="00000260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bottom w:val="single" w:color="000000" w:sz="6" w:space="0"/>
              <w:right w:val="single" w:color="000000" w:sz="6" w:space="0"/>
            </w:tcBorders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261" wp14:textId="77777777">
            <w:pPr>
              <w:rPr>
                <w:sz w:val="20"/>
                <w:szCs w:val="20"/>
              </w:rPr>
            </w:pPr>
            <w:r w:rsidRPr="00000000" w:rsidDel="00000000" w:rsidR="00000000">
              <w:rPr>
                <w:rtl w:val="0"/>
              </w:rPr>
            </w:r>
          </w:p>
        </w:tc>
      </w:tr>
    </w:tbl>
    <w:p xmlns:wp14="http://schemas.microsoft.com/office/word/2010/wordml" w:rsidRPr="00000000" w:rsidR="00000000" w:rsidDel="00000000" w:rsidP="00000000" w:rsidRDefault="00000000" w14:paraId="00000262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63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64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65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66" wp14:textId="77777777">
      <w:pPr>
        <w:pStyle w:val="Heading2"/>
        <w:numPr>
          <w:ilvl w:val="0"/>
          <w:numId w:val="2"/>
        </w:numPr>
        <w:tabs>
          <w:tab w:val="left" w:pos="426"/>
        </w:tabs>
        <w:ind w:left="360" w:hanging="360"/>
        <w:rPr/>
      </w:pPr>
      <w:bookmarkStart w:name="_heading=h.30j0zll" w:colFirst="0" w:colLast="0" w:id="431874084"/>
      <w:bookmarkEnd w:id="431874084"/>
      <w:r w:rsidRPr="00000000" w:rsidDel="00000000" w:rsidR="00000000">
        <w:rPr>
          <w:rtl w:val="0"/>
        </w:rPr>
        <w:t xml:space="preserve">Diagrama de casos de uso</w:t>
      </w:r>
      <w:sdt>
        <w:sdtPr>
          <w:id w:val="1478869841"/>
          <w:tag w:val="goog_rdk_7"/>
        </w:sdtPr>
        <w:sdtContent>
          <w:commentRangeStart w:id="2"/>
        </w:sdtContent>
      </w:sdt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67" wp14:textId="77777777">
      <w:pPr>
        <w:rPr/>
      </w:pPr>
      <w:commentRangeEnd w:id="2"/>
      <w:r w:rsidRPr="00000000" w:rsidDel="00000000" w:rsidR="00000000">
        <w:commentReference w:id="2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68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24B8402D" wp14:editId="7777777">
            <wp:extent cx="5759775" cy="4102100"/>
            <wp:effectExtent l="0" t="0" r="0" b="0"/>
            <wp:docPr id="213860125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69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6A" wp14:textId="77777777">
      <w:pPr>
        <w:pStyle w:val="Heading2"/>
        <w:widowControl w:val="0"/>
        <w:numPr>
          <w:ilvl w:val="0"/>
          <w:numId w:val="2"/>
        </w:numPr>
        <w:tabs>
          <w:tab w:val="left" w:pos="426"/>
        </w:tabs>
        <w:spacing w:after="240" w:lineRule="auto"/>
        <w:ind w:left="360" w:hanging="360"/>
        <w:rPr/>
      </w:pPr>
      <w:r w:rsidRPr="00000000" w:rsidDel="00000000" w:rsidR="00000000">
        <w:rPr>
          <w:rtl w:val="0"/>
        </w:rPr>
        <w:t xml:space="preserve">Diagrama lógico do B</w:t>
      </w:r>
      <w:sdt>
        <w:sdtPr>
          <w:id w:val="1205359264"/>
          <w:tag w:val="goog_rdk_8"/>
        </w:sdtPr>
        <w:sdtContent>
          <w:commentRangeStart w:id="3"/>
        </w:sdtContent>
      </w:sdt>
      <w:sdt>
        <w:sdtPr>
          <w:id w:val="1196277302"/>
          <w:tag w:val="goog_rdk_9"/>
        </w:sdtPr>
        <w:sdtContent>
          <w:commentRangeStart w:id="4"/>
        </w:sdtContent>
      </w:sdt>
      <w:sdt>
        <w:sdtPr>
          <w:id w:val="1113448117"/>
          <w:tag w:val="goog_rdk_10"/>
        </w:sdtPr>
        <w:sdtContent>
          <w:commentRangeStart w:id="5"/>
        </w:sdtContent>
      </w:sdt>
      <w:r w:rsidRPr="00000000" w:rsidDel="00000000" w:rsidR="00000000">
        <w:rPr>
          <w:rtl w:val="0"/>
        </w:rPr>
        <w:t xml:space="preserve">D</w:t>
      </w:r>
      <w:commentRangeEnd w:id="3"/>
      <w:r w:rsidRPr="00000000" w:rsidDel="00000000" w:rsidR="00000000">
        <w:commentReference w:id="3"/>
      </w:r>
      <w:commentRangeEnd w:id="4"/>
      <w:r w:rsidRPr="00000000" w:rsidDel="00000000" w:rsidR="00000000">
        <w:commentReference w:id="4"/>
      </w:r>
      <w:commentRangeEnd w:id="5"/>
      <w:r w:rsidRPr="00000000" w:rsidDel="00000000" w:rsidR="00000000">
        <w:commentReference w:id="5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6B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24B90B38" w:rsidRDefault="00000000" w14:paraId="0000026C" wp14:textId="3038CFCF">
      <w:pPr>
        <w:pStyle w:val="Normal"/>
      </w:pPr>
      <w:sdt>
        <w:sdtPr>
          <w:id w:val="300168114"/>
          <w:tag w:val="goog_rdk_11"/>
        </w:sdtPr>
        <w:sdtContent/>
      </w:sdt>
      <w:r w:rsidRPr="00000000" w:rsidDel="00000000" w:rsidR="00000000">
        <w:rPr/>
        <w:drawing>
          <wp:inline xmlns:wp14="http://schemas.microsoft.com/office/word/2010/wordprocessingDrawing" distT="0" distB="0" distL="114300" distR="114300" wp14:anchorId="7C175C2D" wp14:editId="7777777">
            <wp:extent cx="5585302" cy="5753098"/>
            <wp:effectExtent l="0" t="0" r="0" b="0"/>
            <wp:docPr id="213860125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585302" cy="5753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  <w:r w:rsidR="06CAFC8B">
        <w:drawing>
          <wp:inline xmlns:wp14="http://schemas.microsoft.com/office/word/2010/wordprocessingDrawing" wp14:editId="39AA8DAB" wp14:anchorId="24729D65">
            <wp:extent cx="4572000" cy="2676525"/>
            <wp:effectExtent l="0" t="0" r="0" b="0"/>
            <wp:docPr id="1101850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90c69d56634e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00000" w:rsidR="00000000" w:rsidDel="00000000" w:rsidP="00000000" w:rsidRDefault="00000000" w14:paraId="0000026D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6E" wp14:textId="77777777">
      <w:pPr>
        <w:pStyle w:val="Heading2"/>
        <w:numPr>
          <w:ilvl w:val="0"/>
          <w:numId w:val="2"/>
        </w:numPr>
        <w:tabs>
          <w:tab w:val="left" w:pos="426"/>
        </w:tabs>
        <w:ind w:left="360" w:hanging="360"/>
        <w:rPr/>
      </w:pPr>
      <w:r w:rsidRPr="00000000" w:rsidDel="00000000" w:rsidR="00000000">
        <w:rPr>
          <w:rtl w:val="0"/>
        </w:rPr>
        <w:t xml:space="preserve">Protótipo das </w:t>
      </w:r>
      <w:r w:rsidRPr="00000000" w:rsidDel="00000000" w:rsidR="00000000">
        <w:rPr>
          <w:i w:val="1"/>
          <w:rtl w:val="0"/>
        </w:rPr>
        <w:t xml:space="preserve">Interface</w:t>
      </w:r>
      <w:sdt>
        <w:sdtPr>
          <w:id w:val="612190090"/>
          <w:tag w:val="goog_rdk_12"/>
        </w:sdtPr>
        <w:sdtContent>
          <w:commentRangeStart w:id="7"/>
        </w:sdtContent>
      </w:sdt>
      <w:r w:rsidRPr="00000000" w:rsidDel="00000000" w:rsidR="00000000">
        <w:rPr>
          <w:i w:val="1"/>
          <w:rtl w:val="0"/>
        </w:rPr>
        <w:t xml:space="preserve">s</w:t>
      </w:r>
      <w:commentRangeEnd w:id="7"/>
      <w:r w:rsidRPr="00000000" w:rsidDel="00000000" w:rsidR="00000000">
        <w:commentReference w:id="7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6F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70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  <w:t xml:space="preserve">https://www.figma.com/file/DydzZASsdlowQNdyKIZvJB/UIUX-prototype?node-id=0%3A1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71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24B90B38" w:rsidRDefault="00000000" wp14:textId="77777777" w14:paraId="0000027D">
      <w:pPr>
        <w:pStyle w:val="Normal"/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color="auto" w:fill="auto"/>
        <w:spacing w:before="0" w:after="0" w:line="240" w:lineRule="auto"/>
        <w:ind w:left="0" w:right="0" w:firstLine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</w:rPr>
      </w:pPr>
    </w:p>
    <w:p xmlns:wp14="http://schemas.microsoft.com/office/word/2010/wordml" w:rsidRPr="00000000" w:rsidR="00000000" w:rsidDel="00000000" w:rsidP="00000000" w:rsidRDefault="00000000" w14:paraId="0000027E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7F" wp14:textId="77777777">
      <w:pPr>
        <w:keepNext w:val="0"/>
        <w:keepLines w:val="0"/>
        <w:widowControl w:val="1"/>
        <w:numPr>
          <w:ilvl w:val="0"/>
          <w:numId w:val="18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720" w:right="0" w:hanging="360"/>
        <w:jc w:val="both"/>
        <w:rPr>
          <w:u w:val="none"/>
        </w:rPr>
      </w:pPr>
      <w:r w:rsidRPr="00000000" w:rsidDel="00000000" w:rsidR="00000000">
        <w:rPr>
          <w:rtl w:val="0"/>
        </w:rPr>
        <w:t xml:space="preserve">Tela de login do Administrador e botão de cadastrar novo usuário</w:t>
      </w:r>
    </w:p>
    <w:p xmlns:wp14="http://schemas.microsoft.com/office/word/2010/wordml" w:rsidRPr="00000000" w:rsidR="00000000" w:rsidDel="00000000" w:rsidP="00000000" w:rsidRDefault="00000000" w14:paraId="00000280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81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70F00F86" wp14:editId="7777777">
            <wp:extent cx="5759775" cy="3213100"/>
            <wp:effectExtent l="0" t="0" r="0" b="0"/>
            <wp:docPr id="213860125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82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83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84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tabs>
          <w:tab w:val="left" w:pos="1068"/>
        </w:tabs>
        <w:spacing w:before="0" w:after="0" w:line="240" w:lineRule="auto"/>
        <w:ind w:left="0" w:right="0" w:firstLine="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85" wp14:textId="77777777">
      <w:pPr>
        <w:keepNext w:val="0"/>
        <w:keepLines w:val="0"/>
        <w:widowControl w:val="1"/>
        <w:numPr>
          <w:ilvl w:val="0"/>
          <w:numId w:val="15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720" w:right="0" w:hanging="36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  <w:t xml:space="preserve">Tela de Cadastrar novo usuário</w:t>
      </w:r>
    </w:p>
    <w:p xmlns:wp14="http://schemas.microsoft.com/office/word/2010/wordml" w:rsidRPr="00000000" w:rsidR="00000000" w:rsidDel="00000000" w:rsidP="00000000" w:rsidRDefault="00000000" w14:paraId="00000286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87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45950F19" wp14:editId="7777777">
            <wp:extent cx="5759775" cy="3276600"/>
            <wp:effectExtent l="0" t="0" r="0" b="0"/>
            <wp:docPr id="213860125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88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291F49EF" wp14:editId="7777777">
            <wp:extent cx="1800225" cy="1209675"/>
            <wp:effectExtent l="0" t="0" r="0" b="0"/>
            <wp:docPr id="213860124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89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8A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8B" wp14:textId="77777777">
      <w:pPr>
        <w:keepNext w:val="0"/>
        <w:keepLines w:val="0"/>
        <w:widowControl w:val="1"/>
        <w:numPr>
          <w:ilvl w:val="0"/>
          <w:numId w:val="9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720" w:right="0" w:hanging="360"/>
        <w:jc w:val="both"/>
        <w:rPr>
          <w:u w:val="none"/>
        </w:rPr>
      </w:pPr>
      <w:r w:rsidRPr="00000000" w:rsidDel="00000000" w:rsidR="00000000">
        <w:rPr>
          <w:rtl w:val="0"/>
        </w:rPr>
        <w:t xml:space="preserve">Tela do usuário de procura por rotas com base à sua localização</w:t>
      </w:r>
    </w:p>
    <w:p xmlns:wp14="http://schemas.microsoft.com/office/word/2010/wordml" w:rsidRPr="00000000" w:rsidR="00000000" w:rsidDel="00000000" w:rsidP="00000000" w:rsidRDefault="00000000" w14:paraId="0000028C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8D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13F53553" wp14:editId="7777777">
            <wp:extent cx="5759775" cy="3263900"/>
            <wp:effectExtent l="0" t="0" r="0" b="0"/>
            <wp:docPr id="213860123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8E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both"/>
        <w:rPr>
          <w:i w:val="1"/>
        </w:rPr>
      </w:pPr>
      <w:r w:rsidRPr="00000000" w:rsidDel="00000000" w:rsidR="00000000">
        <w:rPr>
          <w:i w:val="1"/>
        </w:rPr>
        <w:drawing>
          <wp:inline xmlns:wp14="http://schemas.microsoft.com/office/word/2010/wordprocessingDrawing" distT="114300" distB="114300" distL="114300" distR="114300" wp14:anchorId="30600D72" wp14:editId="7777777">
            <wp:extent cx="1571625" cy="990600"/>
            <wp:effectExtent l="0" t="0" r="0" b="0"/>
            <wp:docPr id="213860124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8F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both"/>
        <w:rPr>
          <w:i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90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both"/>
        <w:rPr>
          <w:i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91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both"/>
        <w:rPr>
          <w:i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92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both"/>
        <w:rPr>
          <w:i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93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both"/>
        <w:rPr>
          <w:i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94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both"/>
        <w:rPr>
          <w:i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95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both"/>
        <w:rPr>
          <w:i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96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both"/>
        <w:rPr>
          <w:i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97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both"/>
        <w:rPr>
          <w:i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98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both"/>
        <w:rPr>
          <w:i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99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both"/>
        <w:rPr>
          <w:i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9A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both"/>
        <w:rPr>
          <w:i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9B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both"/>
        <w:rPr>
          <w:i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9C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both"/>
        <w:rPr>
          <w:i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9D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both"/>
        <w:rPr>
          <w:i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9E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both"/>
        <w:rPr>
          <w:i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9F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Arial" w:hAnsi="Arial" w:eastAsia="Arial" w:cs="Arial"/>
          <w:b w:val="0"/>
          <w:i w:val="1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A0" wp14:textId="77777777">
      <w:pPr>
        <w:keepNext w:val="0"/>
        <w:keepLines w:val="0"/>
        <w:widowControl w:val="1"/>
        <w:numPr>
          <w:ilvl w:val="0"/>
          <w:numId w:val="4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720" w:right="0" w:hanging="360"/>
        <w:jc w:val="both"/>
        <w:rPr>
          <w:u w:val="none"/>
        </w:rPr>
      </w:pPr>
      <w:r w:rsidRPr="00000000" w:rsidDel="00000000" w:rsidR="00000000">
        <w:rPr>
          <w:rtl w:val="0"/>
        </w:rPr>
        <w:t xml:space="preserve">Tela de pesquisa caixa específico e traça rota até ele</w:t>
      </w:r>
    </w:p>
    <w:p xmlns:wp14="http://schemas.microsoft.com/office/word/2010/wordml" w:rsidRPr="00000000" w:rsidR="00000000" w:rsidDel="00000000" w:rsidP="00000000" w:rsidRDefault="00000000" w14:paraId="000002A1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A2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05BBC4C5" wp14:editId="7777777">
            <wp:extent cx="5724525" cy="3305175"/>
            <wp:effectExtent l="0" t="0" r="0" b="0"/>
            <wp:docPr id="213860125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A3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A4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A5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A6" wp14:textId="77777777">
      <w:pPr>
        <w:keepNext w:val="0"/>
        <w:keepLines w:val="0"/>
        <w:widowControl w:val="1"/>
        <w:numPr>
          <w:ilvl w:val="0"/>
          <w:numId w:val="1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720" w:right="0" w:hanging="36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  <w:t xml:space="preserve">Tela de definição da localização do usuário </w:t>
      </w:r>
    </w:p>
    <w:p xmlns:wp14="http://schemas.microsoft.com/office/word/2010/wordml" w:rsidRPr="00000000" w:rsidR="00000000" w:rsidDel="00000000" w:rsidP="00000000" w:rsidRDefault="00000000" w14:paraId="000002A7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720" w:right="0" w:firstLine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A8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3A96AC74" wp14:editId="7777777">
            <wp:extent cx="5734050" cy="3228975"/>
            <wp:effectExtent l="0" t="0" r="0" b="0"/>
            <wp:docPr id="213860126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A9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AA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AB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both"/>
        <w:rPr>
          <w:i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AC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both"/>
        <w:rPr>
          <w:i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AD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both"/>
        <w:rPr>
          <w:i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AE" wp14:textId="77777777">
      <w:pPr>
        <w:keepNext w:val="0"/>
        <w:keepLines w:val="0"/>
        <w:widowControl w:val="1"/>
        <w:numPr>
          <w:ilvl w:val="0"/>
          <w:numId w:val="10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720" w:right="0" w:hanging="360"/>
        <w:jc w:val="both"/>
        <w:rPr/>
      </w:pPr>
      <w:r w:rsidRPr="00000000" w:rsidDel="00000000" w:rsidR="00000000">
        <w:rPr>
          <w:rtl w:val="0"/>
        </w:rPr>
        <w:t xml:space="preserve">Tela do administrador para cadastramento de caixas</w:t>
      </w:r>
    </w:p>
    <w:p xmlns:wp14="http://schemas.microsoft.com/office/word/2010/wordml" w:rsidRPr="00000000" w:rsidR="00000000" w:rsidDel="00000000" w:rsidP="00000000" w:rsidRDefault="00000000" w14:paraId="000002AF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720" w:right="0" w:firstLine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B0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465816FE" wp14:editId="7777777">
            <wp:extent cx="5619750" cy="3162300"/>
            <wp:effectExtent l="0" t="0" r="0" b="0"/>
            <wp:docPr id="213860125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B1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66FDA8A6" wp14:editId="7777777">
            <wp:extent cx="1181100" cy="723900"/>
            <wp:effectExtent l="0" t="0" r="0" b="0"/>
            <wp:docPr id="213860124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B2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B3" wp14:textId="77777777">
      <w:pPr>
        <w:keepNext w:val="0"/>
        <w:keepLines w:val="0"/>
        <w:widowControl w:val="1"/>
        <w:numPr>
          <w:ilvl w:val="0"/>
          <w:numId w:val="7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720" w:right="0" w:hanging="360"/>
        <w:jc w:val="both"/>
        <w:rPr>
          <w:u w:val="none"/>
        </w:rPr>
      </w:pPr>
      <w:r w:rsidRPr="00000000" w:rsidDel="00000000" w:rsidR="00000000">
        <w:rPr>
          <w:rtl w:val="0"/>
        </w:rPr>
        <w:t xml:space="preserve">Tela de definição de localização do caixa que acaba de ser cadastrado</w:t>
      </w:r>
    </w:p>
    <w:p xmlns:wp14="http://schemas.microsoft.com/office/word/2010/wordml" w:rsidRPr="00000000" w:rsidR="00000000" w:rsidDel="00000000" w:rsidP="00000000" w:rsidRDefault="00000000" w14:paraId="000002B4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720" w:right="0" w:firstLine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B5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0B604C44" wp14:editId="7777777">
            <wp:extent cx="5657850" cy="3181350"/>
            <wp:effectExtent l="0" t="0" r="0" b="0"/>
            <wp:docPr id="213860124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B6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100752E7" wp14:editId="7777777">
            <wp:extent cx="1381125" cy="1000125"/>
            <wp:effectExtent l="0" t="0" r="0" b="0"/>
            <wp:docPr id="213860124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B7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B8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B9" wp14:textId="77777777">
      <w:pPr>
        <w:keepNext w:val="0"/>
        <w:keepLines w:val="0"/>
        <w:widowControl w:val="1"/>
        <w:numPr>
          <w:ilvl w:val="0"/>
          <w:numId w:val="3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720" w:right="0" w:hanging="360"/>
        <w:jc w:val="both"/>
        <w:rPr>
          <w:u w:val="none"/>
        </w:rPr>
      </w:pPr>
      <w:r w:rsidRPr="00000000" w:rsidDel="00000000" w:rsidR="00000000">
        <w:rPr>
          <w:rtl w:val="0"/>
        </w:rPr>
        <w:t xml:space="preserve">Tela de pesquisa de caixas para alteração de seus dados</w:t>
      </w:r>
    </w:p>
    <w:p xmlns:wp14="http://schemas.microsoft.com/office/word/2010/wordml" w:rsidRPr="00000000" w:rsidR="00000000" w:rsidDel="00000000" w:rsidP="00000000" w:rsidRDefault="00000000" w14:paraId="000002BA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BB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2905AE3E" wp14:editId="7777777">
            <wp:extent cx="5572125" cy="2990850"/>
            <wp:effectExtent l="0" t="0" r="0" b="0"/>
            <wp:docPr id="213860125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BC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BD" wp14:textId="77777777">
      <w:pPr>
        <w:keepNext w:val="0"/>
        <w:keepLines w:val="0"/>
        <w:widowControl w:val="1"/>
        <w:numPr>
          <w:ilvl w:val="0"/>
          <w:numId w:val="17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720" w:right="0" w:hanging="360"/>
        <w:jc w:val="both"/>
        <w:rPr>
          <w:u w:val="none"/>
        </w:rPr>
      </w:pPr>
      <w:r w:rsidRPr="00000000" w:rsidDel="00000000" w:rsidR="00000000">
        <w:rPr>
          <w:rtl w:val="0"/>
        </w:rPr>
        <w:t xml:space="preserve">Tela de alteração de dados dos caixas pelo administrador</w:t>
      </w:r>
    </w:p>
    <w:p xmlns:wp14="http://schemas.microsoft.com/office/word/2010/wordml" w:rsidRPr="00000000" w:rsidR="00000000" w:rsidDel="00000000" w:rsidP="00000000" w:rsidRDefault="00000000" w14:paraId="000002BE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BF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59A1DEFC" wp14:editId="7777777">
            <wp:extent cx="5648325" cy="3171825"/>
            <wp:effectExtent l="0" t="0" r="0" b="0"/>
            <wp:docPr id="213860125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C0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C1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C2" wp14:textId="77777777">
      <w:pPr>
        <w:keepNext w:val="0"/>
        <w:keepLines w:val="0"/>
        <w:widowControl w:val="1"/>
        <w:numPr>
          <w:ilvl w:val="0"/>
          <w:numId w:val="8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720" w:right="0" w:hanging="360"/>
        <w:jc w:val="both"/>
        <w:rPr>
          <w:u w:val="none"/>
        </w:rPr>
      </w:pPr>
      <w:r w:rsidRPr="00000000" w:rsidDel="00000000" w:rsidR="00000000">
        <w:rPr>
          <w:rtl w:val="0"/>
        </w:rPr>
        <w:t xml:space="preserve">Tela de alteração da localização do caixa embutida nas alterações feitas pelo administrador</w:t>
      </w:r>
    </w:p>
    <w:p xmlns:wp14="http://schemas.microsoft.com/office/word/2010/wordml" w:rsidRPr="00000000" w:rsidR="00000000" w:rsidDel="00000000" w:rsidP="00000000" w:rsidRDefault="00000000" w14:paraId="000002C3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720" w:right="0" w:firstLine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C4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71F47629" wp14:editId="7777777">
            <wp:extent cx="5638800" cy="3152775"/>
            <wp:effectExtent l="0" t="0" r="0" b="0"/>
            <wp:docPr id="213860123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C5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C6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C7" wp14:textId="77777777">
      <w:pPr>
        <w:keepNext w:val="0"/>
        <w:keepLines w:val="0"/>
        <w:widowControl w:val="1"/>
        <w:numPr>
          <w:ilvl w:val="0"/>
          <w:numId w:val="19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720" w:right="0" w:hanging="360"/>
        <w:jc w:val="both"/>
        <w:rPr>
          <w:u w:val="none"/>
        </w:rPr>
      </w:pPr>
      <w:r w:rsidRPr="00000000" w:rsidDel="00000000" w:rsidR="00000000">
        <w:rPr>
          <w:rtl w:val="0"/>
        </w:rPr>
        <w:t xml:space="preserve">Telas de alternar a disponibilidade dos caixas pelo administrador (ativo, inativo em manutenção) </w:t>
      </w:r>
    </w:p>
    <w:p xmlns:wp14="http://schemas.microsoft.com/office/word/2010/wordml" w:rsidRPr="00000000" w:rsidR="00000000" w:rsidDel="00000000" w:rsidP="00000000" w:rsidRDefault="00000000" w14:paraId="000002C8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C9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76AB1C14" wp14:editId="7777777">
            <wp:extent cx="5629275" cy="3190875"/>
            <wp:effectExtent l="0" t="0" r="0" b="0"/>
            <wp:docPr id="213860125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CA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720" w:right="0" w:firstLine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CB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both"/>
        <w:rPr>
          <w:i w:val="1"/>
        </w:rPr>
      </w:pPr>
      <w:r w:rsidRPr="00000000" w:rsidDel="00000000" w:rsidR="00000000">
        <w:rPr>
          <w:i w:val="1"/>
        </w:rPr>
        <w:drawing>
          <wp:inline xmlns:wp14="http://schemas.microsoft.com/office/word/2010/wordprocessingDrawing" distT="114300" distB="114300" distL="114300" distR="114300" wp14:anchorId="57711031" wp14:editId="7777777">
            <wp:extent cx="2201228" cy="1038315"/>
            <wp:effectExtent l="0" t="0" r="0" b="0"/>
            <wp:docPr id="213860123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201228" cy="1038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CC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both"/>
        <w:rPr>
          <w:i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CD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both"/>
        <w:rPr>
          <w:i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CE" wp14:textId="77777777">
      <w:pPr>
        <w:keepNext w:val="0"/>
        <w:keepLines w:val="0"/>
        <w:widowControl w:val="1"/>
        <w:numPr>
          <w:ilvl w:val="0"/>
          <w:numId w:val="20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720" w:right="0" w:hanging="360"/>
        <w:jc w:val="both"/>
        <w:rPr>
          <w:u w:val="none"/>
        </w:rPr>
      </w:pPr>
      <w:r w:rsidRPr="00000000" w:rsidDel="00000000" w:rsidR="00000000">
        <w:rPr>
          <w:rtl w:val="0"/>
        </w:rPr>
        <w:t xml:space="preserve">Tela de exclusão de caixas pelo administrador </w:t>
      </w:r>
    </w:p>
    <w:p xmlns:wp14="http://schemas.microsoft.com/office/word/2010/wordml" w:rsidRPr="00000000" w:rsidR="00000000" w:rsidDel="00000000" w:rsidP="00000000" w:rsidRDefault="00000000" w14:paraId="000002CF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D0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28A34811" wp14:editId="7777777">
            <wp:extent cx="5686425" cy="3190875"/>
            <wp:effectExtent l="0" t="0" r="0" b="0"/>
            <wp:docPr id="213860124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D1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1AC16C2E" wp14:editId="7777777">
            <wp:extent cx="1790700" cy="2200275"/>
            <wp:effectExtent l="0" t="0" r="0" b="0"/>
            <wp:docPr id="213860124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D2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D3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D4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D5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D6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D7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D8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D9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DA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DB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DC" wp14:textId="77777777">
      <w:pPr>
        <w:keepNext w:val="0"/>
        <w:keepLines w:val="0"/>
        <w:widowControl w:val="1"/>
        <w:numPr>
          <w:ilvl w:val="0"/>
          <w:numId w:val="5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720" w:right="0" w:hanging="360"/>
        <w:jc w:val="both"/>
        <w:rPr>
          <w:u w:val="none"/>
        </w:rPr>
      </w:pPr>
      <w:r w:rsidRPr="00000000" w:rsidDel="00000000" w:rsidR="00000000">
        <w:rPr>
          <w:rtl w:val="0"/>
        </w:rPr>
        <w:t xml:space="preserve">Tela de edição de dados do administrador </w:t>
      </w:r>
    </w:p>
    <w:p xmlns:wp14="http://schemas.microsoft.com/office/word/2010/wordml" w:rsidRPr="00000000" w:rsidR="00000000" w:rsidDel="00000000" w:rsidP="00000000" w:rsidRDefault="00000000" w14:paraId="000002DD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DE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3014E6A0" wp14:editId="7777777">
            <wp:extent cx="5667375" cy="3152775"/>
            <wp:effectExtent l="0" t="0" r="0" b="0"/>
            <wp:docPr id="213860124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DF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E0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E1" wp14:textId="77777777">
      <w:pPr>
        <w:keepNext w:val="0"/>
        <w:keepLines w:val="0"/>
        <w:widowControl w:val="1"/>
        <w:numPr>
          <w:ilvl w:val="0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720" w:right="0" w:hanging="360"/>
        <w:jc w:val="both"/>
        <w:rPr>
          <w:u w:val="none"/>
        </w:rPr>
      </w:pPr>
      <w:r w:rsidRPr="00000000" w:rsidDel="00000000" w:rsidR="00000000">
        <w:rPr>
          <w:rtl w:val="0"/>
        </w:rPr>
        <w:t xml:space="preserve">Tela de exclusão de usuários</w:t>
      </w:r>
    </w:p>
    <w:p xmlns:wp14="http://schemas.microsoft.com/office/word/2010/wordml" w:rsidRPr="00000000" w:rsidR="00000000" w:rsidDel="00000000" w:rsidP="00000000" w:rsidRDefault="00000000" w14:paraId="000002E2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E3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07805663" wp14:editId="7777777">
            <wp:extent cx="5562600" cy="3133725"/>
            <wp:effectExtent l="0" t="0" r="0" b="0"/>
            <wp:docPr id="213860125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E4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E5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E6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E7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E8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E9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EA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EB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EC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ED" wp14:textId="77777777">
      <w:pPr>
        <w:keepNext w:val="0"/>
        <w:keepLines w:val="0"/>
        <w:widowControl w:val="1"/>
        <w:numPr>
          <w:ilvl w:val="0"/>
          <w:numId w:val="6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720" w:right="0" w:hanging="360"/>
        <w:jc w:val="both"/>
        <w:rPr>
          <w:u w:val="none"/>
        </w:rPr>
      </w:pPr>
      <w:r w:rsidRPr="00000000" w:rsidDel="00000000" w:rsidR="00000000">
        <w:rPr>
          <w:rtl w:val="0"/>
        </w:rPr>
        <w:t xml:space="preserve">Tela de pesquisa sobre dados de cada administrador</w:t>
      </w:r>
    </w:p>
    <w:p xmlns:wp14="http://schemas.microsoft.com/office/word/2010/wordml" w:rsidRPr="00000000" w:rsidR="00000000" w:rsidDel="00000000" w:rsidP="00000000" w:rsidRDefault="00000000" w14:paraId="000002EE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EF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F0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083CAD24" wp14:editId="7777777">
            <wp:extent cx="5686425" cy="3114675"/>
            <wp:effectExtent l="0" t="0" r="0" b="0"/>
            <wp:docPr id="213860124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F1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F2" wp14:textId="77777777">
      <w:pPr>
        <w:keepNext w:val="0"/>
        <w:keepLines w:val="0"/>
        <w:widowControl w:val="1"/>
        <w:numPr>
          <w:ilvl w:val="0"/>
          <w:numId w:val="16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720" w:right="0" w:hanging="360"/>
        <w:jc w:val="both"/>
        <w:rPr>
          <w:u w:val="none"/>
        </w:rPr>
      </w:pPr>
      <w:r w:rsidRPr="00000000" w:rsidDel="00000000" w:rsidR="00000000">
        <w:rPr>
          <w:rtl w:val="0"/>
        </w:rPr>
        <w:t xml:space="preserve">Tela para exclusão de outros administradores</w:t>
      </w:r>
    </w:p>
    <w:p xmlns:wp14="http://schemas.microsoft.com/office/word/2010/wordml" w:rsidRPr="00000000" w:rsidR="00000000" w:rsidDel="00000000" w:rsidP="00000000" w:rsidRDefault="00000000" w14:paraId="000002F3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F4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48EB8DF0" wp14:editId="7777777">
            <wp:extent cx="5600700" cy="3076575"/>
            <wp:effectExtent l="0" t="0" r="0" b="0"/>
            <wp:docPr id="213860124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F5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F6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F7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F8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F9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FA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right="0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FB" wp14:textId="77777777">
      <w:pPr>
        <w:pStyle w:val="Heading2"/>
        <w:numPr>
          <w:ilvl w:val="0"/>
          <w:numId w:val="2"/>
        </w:numPr>
        <w:tabs>
          <w:tab w:val="left" w:pos="426"/>
        </w:tabs>
        <w:ind w:left="360" w:hanging="360"/>
        <w:rPr/>
      </w:pPr>
      <w:r w:rsidRPr="00000000" w:rsidDel="00000000" w:rsidR="00000000">
        <w:rPr>
          <w:rtl w:val="0"/>
        </w:rPr>
        <w:t xml:space="preserve">Recursos necessário</w:t>
      </w:r>
      <w:sdt>
        <w:sdtPr>
          <w:id w:val="1232405034"/>
          <w:tag w:val="goog_rdk_13"/>
        </w:sdtPr>
        <w:sdtContent>
          <w:commentRangeStart w:id="8"/>
        </w:sdtContent>
      </w:sdt>
      <w:r w:rsidRPr="00000000" w:rsidDel="00000000" w:rsidR="00000000">
        <w:rPr>
          <w:rtl w:val="0"/>
        </w:rPr>
        <w:t xml:space="preserve">s</w:t>
      </w:r>
      <w:commentRangeEnd w:id="8"/>
      <w:r w:rsidRPr="00000000" w:rsidDel="00000000" w:rsidR="00000000">
        <w:commentReference w:id="8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2FC" wp14:textId="77777777">
      <w:pPr>
        <w:pStyle w:val="Heading2"/>
        <w:tabs>
          <w:tab w:val="left" w:pos="426"/>
        </w:tabs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7.1 Novos conhecimentos</w:t>
      </w:r>
    </w:p>
    <w:sdt>
      <w:sdtPr>
        <w:id w:val="2124356570"/>
        <w:tag w:val="goog_rdk_17"/>
      </w:sdtPr>
      <w:sdtContent>
        <w:p xmlns:wp14="http://schemas.microsoft.com/office/word/2010/wordml" w:rsidRPr="00000000" w:rsidR="00000000" w:rsidDel="00000000" w:rsidP="00000000" w:rsidRDefault="00000000" w14:paraId="000002FD" wp14:textId="77777777">
          <w:pPr>
            <w:pStyle w:val="Heading2"/>
            <w:numPr>
              <w:ilvl w:val="0"/>
              <w:numId w:val="13"/>
            </w:numPr>
            <w:tabs>
              <w:tab w:val="left" w:pos="426"/>
            </w:tabs>
            <w:ind w:left="720" w:hanging="360"/>
            <w:rPr>
              <w:ins w:author="ISABELLA ALANE DARIN MELO" w:date="2020-10-01T17:15:19Z" w:id="2"/>
              <w:rFonts w:ascii="Arial" w:hAnsi="Arial" w:eastAsia="Arial" w:cs="Arial"/>
              <w:shd w:val="clear" w:fill="auto"/>
              <w:rPrChange w:author="ISABELLA ALANE DARIN MELO" w:date="2020-10-01T17:18:07Z" w:id="4">
                <w:rPr>
                  <w:b w:val="0"/>
                  <w:sz w:val="24"/>
                  <w:szCs w:val="24"/>
                </w:rPr>
              </w:rPrChange>
            </w:rPr>
            <w:pPrChange w:author="ISABELLA ALANE DARIN MELO" w:date="2020-10-01T17:18:07Z" w:id="0">
              <w:pPr>
                <w:pStyle w:val="Heading2"/>
                <w:tabs>
                  <w:tab w:val="left" w:pos="426"/>
                </w:tabs>
              </w:pPr>
            </w:pPrChange>
          </w:pPr>
          <w:r w:rsidRPr="00000000" w:rsidDel="00000000" w:rsidR="00000000">
            <w:rPr>
              <w:b w:val="0"/>
              <w:sz w:val="24"/>
              <w:szCs w:val="24"/>
              <w:rtl w:val="0"/>
            </w:rPr>
            <w:t xml:space="preserve">Javascript</w:t>
          </w:r>
          <w:sdt>
            <w:sdtPr>
              <w:id w:val="1172987465"/>
              <w:tag w:val="goog_rdk_14"/>
            </w:sdtPr>
            <w:sdtContent>
              <w:ins w:author="CAIO HENRIQUE VIEIRA COSTA" w:date="2020-10-01T17:15:22Z" w:id="1">
                <w:r w:rsidRPr="00000000" w:rsidDel="00000000" w:rsidR="00000000">
                  <w:rPr>
                    <w:b w:val="0"/>
                    <w:sz w:val="24"/>
                    <w:szCs w:val="24"/>
                    <w:rtl w:val="0"/>
                  </w:rPr>
                  <w:t xml:space="preserve"> - Execução de Scripts que interajam com a API</w:t>
                </w:r>
              </w:ins>
            </w:sdtContent>
          </w:sdt>
          <w:sdt>
            <w:sdtPr>
              <w:id w:val="2000458019"/>
              <w:tag w:val="goog_rdk_15"/>
            </w:sdtPr>
            <w:sdtContent>
              <w:ins w:author="ISABELLA ALANE DARIN MELO" w:date="2020-10-01T17:15:19Z" w:id="2"/>
              <w:sdt>
                <w:sdtPr>
                  <w:id w:val="1630222639"/>
                  <w:tag w:val="goog_rdk_16"/>
                </w:sdtPr>
                <w:sdtContent>
                  <w:ins w:author="ISABELLA ALANE DARIN MELO" w:date="2020-10-01T17:15:19Z" w:id="2">
                    <w:r w:rsidRPr="00000000" w:rsidDel="00000000" w:rsidR="00000000">
                      <w:rPr>
                        <w:rtl w:val="0"/>
                      </w:rPr>
                    </w:r>
                  </w:ins>
                </w:sdtContent>
              </w:sdt>
              <w:ins w:author="ISABELLA ALANE DARIN MELO" w:date="2020-10-01T17:15:19Z" w:id="2"/>
            </w:sdtContent>
          </w:sdt>
        </w:p>
      </w:sdtContent>
    </w:sdt>
    <w:sdt>
      <w:sdtPr>
        <w:id w:val="222057427"/>
        <w:tag w:val="goog_rdk_21"/>
      </w:sdtPr>
      <w:sdtContent>
        <w:p xmlns:wp14="http://schemas.microsoft.com/office/word/2010/wordml" w:rsidRPr="00000000" w:rsidR="00000000" w:rsidDel="00000000" w:rsidP="00000000" w:rsidRDefault="00000000" w14:paraId="000002FE" wp14:textId="77777777">
          <w:pPr>
            <w:keepNext w:val="0"/>
            <w:keepLines w:val="0"/>
            <w:widowControl w:val="1"/>
            <w:numPr>
              <w:ilvl w:val="0"/>
              <w:numId w:val="13"/>
            </w:numPr>
            <w:spacing w:before="0" w:after="0" w:line="240" w:lineRule="auto"/>
            <w:ind w:left="720" w:right="0" w:hanging="360"/>
            <w:jc w:val="left"/>
            <w:rPr>
              <w:ins w:author="ISABELLA ALANE DARIN MELO" w:date="2020-10-01T17:13:58Z" w:id="6"/>
              <w:b w:val="0"/>
              <w:i w:val="0"/>
              <w:smallCaps w:val="0"/>
              <w:strike w:val="0"/>
              <w:color w:val="000000"/>
              <w:u w:val="none"/>
              <w:shd w:val="clear" w:fill="auto"/>
              <w:vertAlign w:val="baseline"/>
              <w:rPrChange w:author="ISABELLA ALANE DARIN MELO" w:date="2020-10-01T17:18:10Z" w:id="7">
                <w:rPr>
                  <w:rFonts w:ascii="Arial" w:hAnsi="Arial" w:eastAsia="Arial" w:cs="Arial"/>
                  <w:sz w:val="22"/>
                  <w:szCs w:val="22"/>
                </w:rPr>
              </w:rPrChange>
            </w:rPr>
            <w:pPrChange w:author="ISABELLA ALANE DARIN MELO" w:date="2020-10-01T17:18:10Z" w:id="0">
              <w:pPr/>
            </w:pPrChange>
          </w:pPr>
          <w:r w:rsidRPr="00000000" w:rsidDel="00000000" w:rsidR="00000000">
            <w:rPr>
              <w:rtl w:val="0"/>
            </w:rPr>
            <w:t xml:space="preserve">Html</w:t>
          </w:r>
          <w:sdt>
            <w:sdtPr>
              <w:id w:val="1968037871"/>
              <w:tag w:val="goog_rdk_18"/>
            </w:sdtPr>
            <w:sdtContent>
              <w:ins w:author="CAIO HENRIQUE VIEIRA COSTA" w:date="2020-10-01T17:15:58Z" w:id="5">
                <w:r w:rsidRPr="00000000" w:rsidDel="00000000" w:rsidR="00000000">
                  <w:rPr>
                    <w:rtl w:val="0"/>
                  </w:rPr>
                  <w:t xml:space="preserve"> - Construção do "esqueleto” do sit</w:t>
                </w:r>
              </w:ins>
              <w:sdt>
                <w:sdtPr>
                  <w:id w:val="19315294"/>
                  <w:tag w:val="goog_rdk_19"/>
                </w:sdtPr>
                <w:sdtContent>
                  <w:commentRangeStart w:id="9"/>
                </w:sdtContent>
              </w:sdt>
              <w:ins w:author="CAIO HENRIQUE VIEIRA COSTA" w:date="2020-10-01T17:15:58Z" w:id="5">
                <w:r w:rsidRPr="00000000" w:rsidDel="00000000" w:rsidR="00000000">
                  <w:rPr>
                    <w:rtl w:val="0"/>
                  </w:rPr>
                  <w:t xml:space="preserve">e</w:t>
                </w:r>
              </w:ins>
            </w:sdtContent>
          </w:sdt>
          <w:sdt>
            <w:sdtPr>
              <w:id w:val="1384773083"/>
              <w:tag w:val="goog_rdk_20"/>
            </w:sdtPr>
            <w:sdtContent>
              <w:ins w:author="ISABELLA ALANE DARIN MELO" w:date="2020-10-01T17:13:58Z" w:id="6">
                <w:commentRangeEnd w:id="9"/>
                <w:r w:rsidRPr="00000000" w:rsidDel="00000000" w:rsidR="00000000">
                  <w:commentReference w:id="9"/>
                </w:r>
                <w:r w:rsidRPr="00000000" w:rsidDel="00000000" w:rsidR="00000000">
                  <w:rPr>
                    <w:rtl w:val="0"/>
                  </w:rPr>
                </w:r>
              </w:ins>
            </w:sdtContent>
          </w:sdt>
        </w:p>
      </w:sdtContent>
    </w:sdt>
    <w:p xmlns:wp14="http://schemas.microsoft.com/office/word/2010/wordml" w:rsidRPr="00000000" w:rsidR="00000000" w:rsidDel="00000000" w:rsidP="00000000" w:rsidRDefault="00000000" w14:paraId="000002FF" wp14:textId="77777777">
      <w:pPr>
        <w:keepNext w:val="0"/>
        <w:keepLines w:val="0"/>
        <w:widowControl w:val="1"/>
        <w:numPr>
          <w:ilvl w:val="0"/>
          <w:numId w:val="13"/>
        </w:numPr>
        <w:spacing w:before="0" w:after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vertAlign w:val="baseline"/>
        </w:rPr>
      </w:pPr>
      <w:sdt>
        <w:sdtPr>
          <w:id w:val="879265885"/>
          <w:tag w:val="goog_rdk_22"/>
        </w:sdtPr>
        <w:sdtContent>
          <w:ins w:author="ISABELLA ALANE DARIN MELO" w:date="2020-10-01T17:13:58Z" w:id="6">
            <w:r w:rsidRPr="00000000" w:rsidDel="00000000" w:rsidR="00000000">
              <w:rPr>
                <w:rtl w:val="0"/>
              </w:rPr>
              <w:t xml:space="preserve">PHP</w:t>
            </w:r>
          </w:ins>
        </w:sdtContent>
      </w:sdt>
      <w:sdt>
        <w:sdtPr>
          <w:id w:val="269130400"/>
          <w:tag w:val="goog_rdk_23"/>
        </w:sdtPr>
        <w:sdtContent>
          <w:ins w:author="CAIO HENRIQUE VIEIRA COSTA" w:date="2020-10-01T17:16:06Z" w:id="8">
            <w:r w:rsidRPr="00000000" w:rsidDel="00000000" w:rsidR="00000000">
              <w:rPr>
                <w:rtl w:val="0"/>
              </w:rPr>
              <w:t xml:space="preserve"> – Trabalhar com o Back end do site, como por exemplo atualizando os status dos caixas</w:t>
            </w:r>
          </w:ins>
        </w:sdtContent>
      </w:sdt>
      <w:r w:rsidRPr="00000000" w:rsidDel="00000000" w:rsidR="00000000">
        <w:rPr>
          <w:rtl w:val="0"/>
        </w:rPr>
      </w:r>
    </w:p>
    <w:sdt>
      <w:sdtPr>
        <w:id w:val="948415054"/>
        <w:tag w:val="goog_rdk_25"/>
      </w:sdtPr>
      <w:sdtContent>
        <w:p xmlns:wp14="http://schemas.microsoft.com/office/word/2010/wordml" w:rsidRPr="00000000" w:rsidR="00000000" w:rsidDel="00000000" w:rsidP="00000000" w:rsidRDefault="00000000" w14:paraId="00000300" wp14:textId="77777777">
          <w:pPr>
            <w:keepNext w:val="0"/>
            <w:keepLines w:val="0"/>
            <w:widowControl w:val="1"/>
            <w:numPr>
              <w:ilvl w:val="0"/>
              <w:numId w:val="13"/>
            </w:numPr>
            <w:spacing w:before="0" w:after="0" w:line="240" w:lineRule="auto"/>
            <w:ind w:left="720" w:right="0" w:hanging="360"/>
            <w:jc w:val="left"/>
            <w:rPr>
              <w:b w:val="0"/>
              <w:i w:val="0"/>
              <w:smallCaps w:val="0"/>
              <w:strike w:val="0"/>
              <w:color w:val="000000"/>
              <w:u w:val="none"/>
              <w:vertAlign w:val="baseline"/>
              <w:rPrChange w:author="ISABELLA ALANE DARIN MELO" w:date="2020-10-01T17:18:29Z" w:id="10">
                <w:rPr>
                  <w:b w:val="0"/>
                  <w:i w:val="0"/>
                  <w:smallCaps w:val="0"/>
                  <w:strike w:val="0"/>
                  <w:color w:val="000000"/>
                  <w:u w:val="none"/>
                  <w:vertAlign w:val="baseline"/>
                </w:rPr>
              </w:rPrChange>
            </w:rPr>
            <w:pPrChange w:author="ISABELLA ALANE DARIN MELO" w:date="2020-10-01T17:18:29Z" w:id="0">
              <w:pPr>
                <w:numPr>
                  <w:ilvl w:val="0"/>
                  <w:numId w:val="13"/>
                </w:numPr>
              </w:pPr>
            </w:pPrChange>
          </w:pPr>
          <w:r w:rsidRPr="00000000" w:rsidDel="00000000" w:rsidR="00000000">
            <w:rPr>
              <w:rtl w:val="0"/>
            </w:rPr>
            <w:t xml:space="preserve">API Maps</w:t>
          </w:r>
          <w:sdt>
            <w:sdtPr>
              <w:id w:val="1782889540"/>
              <w:tag w:val="goog_rdk_24"/>
            </w:sdtPr>
            <w:sdtContent>
              <w:ins w:author="CAIO HENRIQUE VIEIRA COSTA" w:date="2020-10-01T17:16:43Z" w:id="9">
                <w:r w:rsidRPr="00000000" w:rsidDel="00000000" w:rsidR="00000000">
                  <w:rPr>
                    <w:rtl w:val="0"/>
                  </w:rPr>
                  <w:t xml:space="preserve"> - Traçar rotas</w:t>
                </w:r>
              </w:ins>
            </w:sdtContent>
          </w:sdt>
          <w:r w:rsidRPr="00000000" w:rsidDel="00000000" w:rsidR="00000000">
            <w:rPr>
              <w:rtl w:val="0"/>
            </w:rPr>
          </w:r>
        </w:p>
      </w:sdtContent>
    </w:sdt>
    <w:sdt>
      <w:sdtPr>
        <w:id w:val="1512049330"/>
        <w:tag w:val="goog_rdk_27"/>
      </w:sdtPr>
      <w:sdtContent>
        <w:p xmlns:wp14="http://schemas.microsoft.com/office/word/2010/wordml" w:rsidRPr="00000000" w:rsidR="00000000" w:rsidDel="00000000" w:rsidP="00000000" w:rsidRDefault="00000000" w14:paraId="00000301" wp14:textId="77777777">
          <w:pPr>
            <w:keepNext w:val="0"/>
            <w:keepLines w:val="0"/>
            <w:widowControl w:val="1"/>
            <w:numPr>
              <w:ilvl w:val="0"/>
              <w:numId w:val="11"/>
            </w:numPr>
            <w:spacing w:before="0" w:after="0" w:line="240" w:lineRule="auto"/>
            <w:ind w:left="720" w:right="0" w:hanging="360"/>
            <w:jc w:val="left"/>
            <w:rPr>
              <w:b w:val="0"/>
              <w:i w:val="0"/>
              <w:smallCaps w:val="0"/>
              <w:strike w:val="0"/>
              <w:color w:val="000000"/>
              <w:u w:val="none"/>
              <w:shd w:val="clear" w:fill="auto"/>
              <w:vertAlign w:val="baseline"/>
              <w:rPrChange w:author="ISABELLA ALANE DARIN MELO" w:date="2020-10-01T17:18:32Z" w:id="12">
                <w:rPr>
                  <w:rFonts w:ascii="Arial" w:hAnsi="Arial" w:eastAsia="Arial" w:cs="Arial"/>
                  <w:sz w:val="22"/>
                  <w:szCs w:val="22"/>
                </w:rPr>
              </w:rPrChange>
            </w:rPr>
            <w:pPrChange w:author="ISABELLA ALANE DARIN MELO" w:date="2020-10-01T17:18:32Z" w:id="0">
              <w:pPr/>
            </w:pPrChange>
          </w:pPr>
          <w:r w:rsidRPr="00000000" w:rsidDel="00000000" w:rsidR="00000000">
            <w:rPr>
              <w:rtl w:val="0"/>
            </w:rPr>
            <w:t xml:space="preserve">Python</w:t>
          </w:r>
          <w:sdt>
            <w:sdtPr>
              <w:id w:val="1841000142"/>
              <w:tag w:val="goog_rdk_26"/>
            </w:sdtPr>
            <w:sdtContent>
              <w:ins w:author="CAIO HENRIQUE VIEIRA COSTA" w:date="2020-10-01T17:16:51Z" w:id="11">
                <w:r w:rsidRPr="00000000" w:rsidDel="00000000" w:rsidR="00000000">
                  <w:rPr>
                    <w:rtl w:val="0"/>
                  </w:rPr>
                  <w:t xml:space="preserve"> - Possível integração com a API</w:t>
                </w:r>
              </w:ins>
            </w:sdtContent>
          </w:sdt>
          <w:r w:rsidRPr="00000000" w:rsidDel="00000000" w:rsidR="00000000">
            <w:rPr>
              <w:rtl w:val="0"/>
            </w:rPr>
          </w:r>
        </w:p>
      </w:sdtContent>
    </w:sdt>
    <w:sdt>
      <w:sdtPr>
        <w:id w:val="490492056"/>
        <w:tag w:val="goog_rdk_30"/>
      </w:sdtPr>
      <w:sdtContent>
        <w:p xmlns:wp14="http://schemas.microsoft.com/office/word/2010/wordml" w:rsidRPr="00000000" w:rsidR="00000000" w:rsidDel="00000000" w:rsidP="00000000" w:rsidRDefault="00000000" w14:paraId="00000302" wp14:textId="77777777">
          <w:pPr>
            <w:keepNext w:val="0"/>
            <w:keepLines w:val="0"/>
            <w:widowControl w:val="1"/>
            <w:numPr>
              <w:ilvl w:val="0"/>
              <w:numId w:val="11"/>
            </w:numPr>
            <w:spacing w:before="0" w:after="0" w:line="240" w:lineRule="auto"/>
            <w:ind w:left="720" w:right="0" w:hanging="360"/>
            <w:jc w:val="left"/>
            <w:rPr>
              <w:ins w:author="ISABELLA ALANE DARIN MELO" w:date="2020-10-01T17:19:56Z" w:id="14"/>
              <w:b w:val="0"/>
              <w:i w:val="0"/>
              <w:smallCaps w:val="0"/>
              <w:strike w:val="0"/>
              <w:color w:val="000000"/>
              <w:u w:val="none"/>
              <w:shd w:val="clear" w:fill="auto"/>
              <w:vertAlign w:val="baseline"/>
              <w:rPrChange w:author="ISABELLA ALANE DARIN MELO" w:date="2020-10-01T17:18:36Z" w:id="15">
                <w:rPr>
                  <w:rFonts w:ascii="Arial" w:hAnsi="Arial" w:eastAsia="Arial" w:cs="Arial"/>
                  <w:sz w:val="22"/>
                  <w:szCs w:val="22"/>
                </w:rPr>
              </w:rPrChange>
            </w:rPr>
            <w:pPrChange w:author="ISABELLA ALANE DARIN MELO" w:date="2020-10-01T17:18:36Z" w:id="0">
              <w:pPr/>
            </w:pPrChange>
          </w:pPr>
          <w:r w:rsidRPr="00000000" w:rsidDel="00000000" w:rsidR="00000000">
            <w:rPr>
              <w:rtl w:val="0"/>
            </w:rPr>
            <w:t xml:space="preserve">Java WEB</w:t>
          </w:r>
          <w:sdt>
            <w:sdtPr>
              <w:id w:val="1581364881"/>
              <w:tag w:val="goog_rdk_28"/>
            </w:sdtPr>
            <w:sdtContent>
              <w:ins w:author="CAIO HENRIQUE VIEIRA COSTA" w:date="2020-10-01T17:16:59Z" w:id="13">
                <w:r w:rsidRPr="00000000" w:rsidDel="00000000" w:rsidR="00000000">
                  <w:rPr>
                    <w:rtl w:val="0"/>
                  </w:rPr>
                  <w:t xml:space="preserve"> - Possível interação site-app</w:t>
                </w:r>
              </w:ins>
            </w:sdtContent>
          </w:sdt>
          <w:sdt>
            <w:sdtPr>
              <w:id w:val="323726950"/>
              <w:tag w:val="goog_rdk_29"/>
            </w:sdtPr>
            <w:sdtContent>
              <w:ins w:author="ISABELLA ALANE DARIN MELO" w:date="2020-10-01T17:19:56Z" w:id="14">
                <w:r w:rsidRPr="00000000" w:rsidDel="00000000" w:rsid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id w:val="1678518387"/>
        <w:tag w:val="goog_rdk_31"/>
      </w:sdtPr>
      <w:sdtContent>
        <w:p xmlns:wp14="http://schemas.microsoft.com/office/word/2010/wordml" w:rsidRPr="00000000" w:rsidR="00000000" w:rsidDel="00000000" w:rsidP="00000000" w:rsidRDefault="00000000" w14:paraId="00000303" wp14:textId="77777777">
          <w:pPr>
            <w:keepNext w:val="0"/>
            <w:keepLines w:val="0"/>
            <w:widowControl w:val="1"/>
            <w:numPr>
              <w:ilvl w:val="0"/>
              <w:numId w:val="11"/>
            </w:numPr>
            <w:spacing w:before="0" w:after="0" w:line="240" w:lineRule="auto"/>
            <w:ind w:left="720" w:right="0" w:hanging="360"/>
            <w:jc w:val="left"/>
            <w:rPr>
              <w:b w:val="0"/>
              <w:i w:val="0"/>
              <w:smallCaps w:val="0"/>
              <w:strike w:val="0"/>
              <w:color w:val="000000"/>
              <w:u w:val="none"/>
              <w:shd w:val="clear" w:fill="auto"/>
              <w:vertAlign w:val="baseline"/>
              <w:rPrChange w:author="ISABELLA ALANE DARIN MELO" w:date="2020-10-01T17:19:56Z" w:id="16">
                <w:rPr>
                  <w:rFonts w:ascii="Arial" w:hAnsi="Arial" w:eastAsia="Arial" w:cs="Arial"/>
                  <w:sz w:val="22"/>
                  <w:szCs w:val="22"/>
                </w:rPr>
              </w:rPrChange>
            </w:rPr>
            <w:pPrChange w:author="ISABELLA ALANE DARIN MELO" w:date="2020-10-01T17:19:56Z" w:id="0">
              <w:pPr/>
            </w:pPrChange>
          </w:pPr>
          <w:r w:rsidRPr="00000000" w:rsidDel="00000000" w:rsidR="00000000">
            <w:rPr>
              <w:rtl w:val="0"/>
            </w:rPr>
            <w:t xml:space="preserve">CSS - Estilização do site</w:t>
          </w:r>
          <w:r w:rsidRPr="00000000" w:rsidDel="00000000" w:rsidR="00000000">
            <w:rPr>
              <w:rtl w:val="0"/>
            </w:rPr>
          </w:r>
        </w:p>
      </w:sdtContent>
    </w:sdt>
    <w:p xmlns:wp14="http://schemas.microsoft.com/office/word/2010/wordml" w:rsidRPr="00000000" w:rsidR="00000000" w:rsidDel="00000000" w:rsidP="00000000" w:rsidRDefault="00000000" w14:paraId="00000304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305" wp14:textId="77777777">
      <w:pPr>
        <w:pStyle w:val="Heading2"/>
        <w:tabs>
          <w:tab w:val="left" w:pos="426"/>
        </w:tabs>
        <w:rPr>
          <w:i w:val="1"/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7.2 </w:t>
      </w:r>
      <w:r w:rsidRPr="00000000" w:rsidDel="00000000" w:rsidR="00000000">
        <w:rPr>
          <w:i w:val="1"/>
          <w:sz w:val="24"/>
          <w:szCs w:val="24"/>
          <w:rtl w:val="0"/>
        </w:rPr>
        <w:t xml:space="preserve">Softwares</w:t>
      </w:r>
    </w:p>
    <w:sdt>
      <w:sdtPr>
        <w:id w:val="719071913"/>
        <w:tag w:val="goog_rdk_38"/>
      </w:sdtPr>
      <w:sdtContent>
        <w:p xmlns:wp14="http://schemas.microsoft.com/office/word/2010/wordml" w:rsidRPr="00000000" w:rsidR="00000000" w:rsidDel="00000000" w:rsidP="00000000" w:rsidRDefault="00000000" w14:paraId="00000306" wp14:textId="77777777">
          <w:pPr>
            <w:keepNext w:val="0"/>
            <w:keepLines w:val="0"/>
            <w:widowControl w:val="1"/>
            <w:numPr>
              <w:ilvl w:val="0"/>
              <w:numId w:val="14"/>
            </w:numPr>
            <w:spacing w:before="0" w:after="0" w:line="240" w:lineRule="auto"/>
            <w:ind w:left="720" w:right="0" w:hanging="360"/>
            <w:jc w:val="left"/>
            <w:rPr>
              <w:b w:val="0"/>
              <w:i w:val="0"/>
              <w:smallCaps w:val="0"/>
              <w:strike w:val="0"/>
              <w:color w:val="000000"/>
              <w:u w:val="none"/>
              <w:shd w:val="clear" w:fill="auto"/>
              <w:vertAlign w:val="baseline"/>
              <w:rPrChange w:author="ISABELLA ALANE DARIN MELO" w:date="2020-10-01T17:15:40Z" w:id="21">
                <w:rPr>
                  <w:rFonts w:ascii="Arial" w:hAnsi="Arial" w:eastAsia="Arial" w:cs="Arial"/>
                  <w:sz w:val="22"/>
                  <w:szCs w:val="22"/>
                </w:rPr>
              </w:rPrChange>
            </w:rPr>
            <w:pPrChange w:author="ISABELLA ALANE DARIN MELO" w:date="2020-10-01T17:15:40Z" w:id="0">
              <w:pPr/>
            </w:pPrChange>
          </w:pPr>
          <w:r w:rsidRPr="00000000" w:rsidDel="00000000" w:rsidR="00000000">
            <w:rPr>
              <w:rtl w:val="0"/>
            </w:rPr>
            <w:t xml:space="preserve">Github</w:t>
          </w:r>
          <w:sdt>
            <w:sdtPr>
              <w:id w:val="2002028122"/>
              <w:tag w:val="goog_rdk_32"/>
            </w:sdtPr>
            <w:sdtContent>
              <w:ins w:author="ISABELLA ALANE DARIN MELO" w:date="2020-10-01T17:16:12Z" w:id="17">
                <w:sdt>
                  <w:sdtPr>
                    <w:id w:val="387485846"/>
                    <w:tag w:val="goog_rdk_33"/>
                  </w:sdtPr>
                  <w:sdtContent>
                    <w:del w:author="CAIO HENRIQUE VIEIRA COSTA" w:date="2020-10-01T17:17:11Z" w:id="18">
                      <w:r w:rsidRPr="00000000" w:rsidDel="00000000" w:rsidR="00000000">
                        <w:rPr>
                          <w:rtl w:val="0"/>
                        </w:rPr>
                        <w:delText xml:space="preserve"> </w:delText>
                      </w:r>
                    </w:del>
                  </w:sdtContent>
                </w:sdt>
              </w:ins>
            </w:sdtContent>
          </w:sdt>
          <w:sdt>
            <w:sdtPr>
              <w:id w:val="1900473874"/>
              <w:tag w:val="goog_rdk_34"/>
            </w:sdtPr>
            <w:sdtContent>
              <w:ins w:author="CAIO HENRIQUE VIEIRA COSTA" w:date="2020-10-01T17:17:11Z" w:id="18">
                <w:r w:rsidRPr="00000000" w:rsidDel="00000000" w:rsidR="00000000">
                  <w:rPr>
                    <w:rtl w:val="0"/>
                  </w:rPr>
                  <w:t xml:space="preserve">  </w:t>
                </w:r>
              </w:ins>
            </w:sdtContent>
          </w:sdt>
          <w:sdt>
            <w:sdtPr>
              <w:id w:val="1143348121"/>
              <w:tag w:val="goog_rdk_35"/>
            </w:sdtPr>
            <w:sdtContent>
              <w:ins w:author="ISABELLA ALANE DARIN MELO" w:date="2020-10-01T17:16:12Z" w:id="19">
                <w:sdt>
                  <w:sdtPr>
                    <w:id w:val="229364649"/>
                    <w:tag w:val="goog_rdk_36"/>
                  </w:sdtPr>
                  <w:sdtContent>
                    <w:del w:author="CAIO HENRIQUE VIEIRA COSTA" w:date="2020-10-01T17:17:11Z" w:id="20">
                      <w:r w:rsidRPr="00000000" w:rsidDel="00000000" w:rsidR="00000000">
                        <w:rPr>
                          <w:rtl w:val="0"/>
                        </w:rPr>
                        <w:delText xml:space="preserve">- </w:delText>
                      </w:r>
                    </w:del>
                  </w:sdtContent>
                </w:sdt>
              </w:ins>
            </w:sdtContent>
          </w:sdt>
          <w:sdt>
            <w:sdtPr>
              <w:id w:val="1714507047"/>
              <w:tag w:val="goog_rdk_37"/>
            </w:sdtPr>
            <w:sdtContent>
              <w:ins w:author="CAIO HENRIQUE VIEIRA COSTA" w:date="2020-10-01T17:17:11Z" w:id="20">
                <w:r w:rsidRPr="00000000" w:rsidDel="00000000" w:rsidR="00000000">
                  <w:rPr>
                    <w:rtl w:val="0"/>
                  </w:rPr>
                  <w:t xml:space="preserve"> – Versionamento do programa</w:t>
                </w:r>
              </w:ins>
            </w:sdtContent>
          </w:sdt>
          <w:r w:rsidRPr="00000000" w:rsidDel="00000000" w:rsidR="00000000">
            <w:rPr>
              <w:rtl w:val="0"/>
            </w:rPr>
          </w:r>
        </w:p>
      </w:sdtContent>
    </w:sdt>
    <w:sdt>
      <w:sdtPr>
        <w:id w:val="772613144"/>
        <w:tag w:val="goog_rdk_42"/>
      </w:sdtPr>
      <w:sdtContent>
        <w:p xmlns:wp14="http://schemas.microsoft.com/office/word/2010/wordml" w:rsidRPr="00000000" w:rsidR="00000000" w:rsidDel="00000000" w:rsidP="00000000" w:rsidRDefault="00000000" w14:paraId="00000307" wp14:textId="77777777">
          <w:pPr>
            <w:keepNext w:val="0"/>
            <w:keepLines w:val="0"/>
            <w:widowControl w:val="1"/>
            <w:numPr>
              <w:ilvl w:val="0"/>
              <w:numId w:val="14"/>
            </w:numPr>
            <w:spacing w:before="0" w:after="0" w:line="240" w:lineRule="auto"/>
            <w:ind w:left="720" w:right="0" w:hanging="360"/>
            <w:jc w:val="left"/>
            <w:rPr>
              <w:b w:val="0"/>
              <w:i w:val="0"/>
              <w:smallCaps w:val="0"/>
              <w:strike w:val="0"/>
              <w:color w:val="000000"/>
              <w:u w:val="none"/>
              <w:shd w:val="clear" w:fill="auto"/>
              <w:vertAlign w:val="baseline"/>
              <w:rPrChange w:author="ISABELLA ALANE DARIN MELO" w:date="2020-10-01T17:15:43Z" w:id="24">
                <w:rPr>
                  <w:rFonts w:ascii="Arial" w:hAnsi="Arial" w:eastAsia="Arial" w:cs="Arial"/>
                  <w:sz w:val="22"/>
                  <w:szCs w:val="22"/>
                </w:rPr>
              </w:rPrChange>
            </w:rPr>
            <w:pPrChange w:author="ISABELLA ALANE DARIN MELO" w:date="2020-10-01T17:15:43Z" w:id="0">
              <w:pPr/>
            </w:pPrChange>
          </w:pPr>
          <w:r w:rsidRPr="00000000" w:rsidDel="00000000" w:rsidR="00000000">
            <w:rPr>
              <w:rtl w:val="0"/>
            </w:rPr>
            <w:t xml:space="preserve">Google Drive</w:t>
          </w:r>
          <w:sdt>
            <w:sdtPr>
              <w:id w:val="1885815406"/>
              <w:tag w:val="goog_rdk_39"/>
            </w:sdtPr>
            <w:sdtContent>
              <w:ins w:author="ISABELLA ALANE DARIN MELO" w:date="2020-10-01T17:16:15Z" w:id="22">
                <w:sdt>
                  <w:sdtPr>
                    <w:id w:val="514487845"/>
                    <w:tag w:val="goog_rdk_40"/>
                  </w:sdtPr>
                  <w:sdtContent>
                    <w:del w:author="CAIO HENRIQUE VIEIRA COSTA" w:date="2020-10-01T17:17:18Z" w:id="23">
                      <w:r w:rsidRPr="00000000" w:rsidDel="00000000" w:rsidR="00000000">
                        <w:rPr>
                          <w:rtl w:val="0"/>
                        </w:rPr>
                        <w:delText xml:space="preserve"> - </w:delText>
                      </w:r>
                    </w:del>
                  </w:sdtContent>
                </w:sdt>
              </w:ins>
            </w:sdtContent>
          </w:sdt>
          <w:sdt>
            <w:sdtPr>
              <w:id w:val="664564359"/>
              <w:tag w:val="goog_rdk_41"/>
            </w:sdtPr>
            <w:sdtContent>
              <w:ins w:author="CAIO HENRIQUE VIEIRA COSTA" w:date="2020-10-01T17:17:18Z" w:id="23">
                <w:r w:rsidRPr="00000000" w:rsidDel="00000000" w:rsidR="00000000">
                  <w:rPr>
                    <w:rtl w:val="0"/>
                  </w:rPr>
                  <w:t xml:space="preserve"> – Armazenamento e desenvolvimento de documentação</w:t>
                </w:r>
              </w:ins>
            </w:sdtContent>
          </w:sdt>
          <w:r w:rsidRPr="00000000" w:rsidDel="00000000" w:rsidR="00000000">
            <w:rPr>
              <w:rtl w:val="0"/>
            </w:rPr>
          </w:r>
        </w:p>
      </w:sdtContent>
    </w:sdt>
    <w:sdt>
      <w:sdtPr>
        <w:id w:val="1640975633"/>
        <w:tag w:val="goog_rdk_45"/>
      </w:sdtPr>
      <w:sdtContent>
        <w:p xmlns:wp14="http://schemas.microsoft.com/office/word/2010/wordml" w:rsidRPr="00000000" w:rsidR="00000000" w:rsidDel="00000000" w:rsidP="00000000" w:rsidRDefault="00000000" w14:paraId="00000308" wp14:textId="77777777">
          <w:pPr>
            <w:keepNext w:val="0"/>
            <w:keepLines w:val="0"/>
            <w:widowControl w:val="1"/>
            <w:numPr>
              <w:ilvl w:val="0"/>
              <w:numId w:val="14"/>
            </w:numPr>
            <w:spacing w:before="0" w:after="0" w:line="240" w:lineRule="auto"/>
            <w:ind w:left="720" w:right="0" w:hanging="360"/>
            <w:jc w:val="left"/>
            <w:rPr>
              <w:b w:val="0"/>
              <w:i w:val="0"/>
              <w:smallCaps w:val="0"/>
              <w:strike w:val="0"/>
              <w:color w:val="000000"/>
              <w:u w:val="none"/>
              <w:shd w:val="clear" w:fill="auto"/>
              <w:vertAlign w:val="baseline"/>
              <w:rPrChange w:author="ISABELLA ALANE DARIN MELO" w:date="2020-10-01T17:15:46Z" w:id="27">
                <w:rPr>
                  <w:rFonts w:ascii="Arial" w:hAnsi="Arial" w:eastAsia="Arial" w:cs="Arial"/>
                  <w:sz w:val="22"/>
                  <w:szCs w:val="22"/>
                </w:rPr>
              </w:rPrChange>
            </w:rPr>
            <w:pPrChange w:author="ISABELLA ALANE DARIN MELO" w:date="2020-10-01T17:15:46Z" w:id="0">
              <w:pPr/>
            </w:pPrChange>
          </w:pPr>
          <w:r w:rsidRPr="00000000" w:rsidDel="00000000" w:rsidR="00000000">
            <w:rPr>
              <w:rtl w:val="0"/>
            </w:rPr>
            <w:t xml:space="preserve">API do Maps</w:t>
          </w:r>
          <w:sdt>
            <w:sdtPr>
              <w:id w:val="1956054474"/>
              <w:tag w:val="goog_rdk_43"/>
            </w:sdtPr>
            <w:sdtContent>
              <w:ins w:author="ISABELLA ALANE DARIN MELO" w:date="2020-10-01T17:16:18Z" w:id="25">
                <w:r w:rsidRPr="00000000" w:rsidDel="00000000" w:rsidR="00000000">
                  <w:rPr>
                    <w:rtl w:val="0"/>
                  </w:rPr>
                  <w:t xml:space="preserve"> - </w:t>
                </w:r>
              </w:ins>
            </w:sdtContent>
          </w:sdt>
          <w:sdt>
            <w:sdtPr>
              <w:id w:val="473995878"/>
              <w:tag w:val="goog_rdk_44"/>
            </w:sdtPr>
            <w:sdtContent>
              <w:ins w:author="CAIO HENRIQUE VIEIRA COSTA" w:date="2020-10-01T17:17:45Z" w:id="26">
                <w:r w:rsidRPr="00000000" w:rsidDel="00000000" w:rsidR="00000000">
                  <w:rPr>
                    <w:rtl w:val="0"/>
                  </w:rPr>
                  <w:t xml:space="preserve">Traçar rotas</w:t>
                </w:r>
              </w:ins>
            </w:sdtContent>
          </w:sdt>
          <w:r w:rsidRPr="00000000" w:rsidDel="00000000" w:rsidR="00000000">
            <w:rPr>
              <w:rtl w:val="0"/>
            </w:rPr>
          </w:r>
        </w:p>
      </w:sdtContent>
    </w:sdt>
    <w:sdt>
      <w:sdtPr>
        <w:id w:val="671383958"/>
        <w:tag w:val="goog_rdk_47"/>
      </w:sdtPr>
      <w:sdtContent>
        <w:p xmlns:wp14="http://schemas.microsoft.com/office/word/2010/wordml" w:rsidRPr="00000000" w:rsidR="00000000" w:rsidDel="00000000" w:rsidP="00000000" w:rsidRDefault="00000000" w14:paraId="00000309" wp14:textId="77777777">
          <w:pPr>
            <w:keepNext w:val="0"/>
            <w:keepLines w:val="0"/>
            <w:widowControl w:val="1"/>
            <w:numPr>
              <w:ilvl w:val="0"/>
              <w:numId w:val="14"/>
            </w:numPr>
            <w:spacing w:before="0" w:after="0" w:line="240" w:lineRule="auto"/>
            <w:ind w:left="720" w:right="0" w:hanging="360"/>
            <w:jc w:val="left"/>
            <w:rPr>
              <w:b w:val="0"/>
              <w:i w:val="0"/>
              <w:smallCaps w:val="0"/>
              <w:strike w:val="0"/>
              <w:color w:val="000000"/>
              <w:u w:val="none"/>
              <w:shd w:val="clear" w:fill="auto"/>
              <w:vertAlign w:val="baseline"/>
              <w:rPrChange w:author="ISABELLA ALANE DARIN MELO" w:date="2020-10-01T17:15:49Z" w:id="29">
                <w:rPr>
                  <w:rFonts w:ascii="Arial" w:hAnsi="Arial" w:eastAsia="Arial" w:cs="Arial"/>
                  <w:sz w:val="22"/>
                  <w:szCs w:val="22"/>
                </w:rPr>
              </w:rPrChange>
            </w:rPr>
            <w:pPrChange w:author="ISABELLA ALANE DARIN MELO" w:date="2020-10-01T17:15:49Z" w:id="0">
              <w:pPr/>
            </w:pPrChange>
          </w:pPr>
          <w:r w:rsidRPr="00000000" w:rsidDel="00000000" w:rsidR="00000000">
            <w:rPr>
              <w:rtl w:val="0"/>
            </w:rPr>
            <w:t xml:space="preserve">Visual Studio Code</w:t>
          </w:r>
          <w:sdt>
            <w:sdtPr>
              <w:id w:val="2082475246"/>
              <w:tag w:val="goog_rdk_46"/>
            </w:sdtPr>
            <w:sdtContent>
              <w:ins w:author="ISABELLA ALANE DARIN MELO" w:date="2020-10-01T17:16:58Z" w:id="28">
                <w:r w:rsidRPr="00000000" w:rsidDel="00000000" w:rsidR="00000000">
                  <w:rPr>
                    <w:rtl w:val="0"/>
                  </w:rPr>
                  <w:t xml:space="preserve"> – Plataforma utilizada para a programação em CSS, PHP, HTML</w:t>
                </w:r>
              </w:ins>
            </w:sdtContent>
          </w:sdt>
          <w:r w:rsidRPr="00000000" w:rsidDel="00000000" w:rsidR="00000000">
            <w:rPr>
              <w:rtl w:val="0"/>
            </w:rPr>
          </w:r>
        </w:p>
      </w:sdtContent>
    </w:sdt>
    <w:sdt>
      <w:sdtPr>
        <w:id w:val="713043476"/>
        <w:tag w:val="goog_rdk_49"/>
      </w:sdtPr>
      <w:sdtContent>
        <w:p xmlns:wp14="http://schemas.microsoft.com/office/word/2010/wordml" w:rsidRPr="00000000" w:rsidR="00000000" w:rsidDel="00000000" w:rsidP="00000000" w:rsidRDefault="00000000" w14:paraId="0000030A" wp14:textId="77777777">
          <w:pPr>
            <w:keepNext w:val="0"/>
            <w:keepLines w:val="0"/>
            <w:widowControl w:val="1"/>
            <w:numPr>
              <w:ilvl w:val="0"/>
              <w:numId w:val="14"/>
            </w:numPr>
            <w:spacing w:before="0" w:after="0" w:line="240" w:lineRule="auto"/>
            <w:ind w:left="720" w:right="0" w:hanging="360"/>
            <w:jc w:val="left"/>
            <w:rPr>
              <w:b w:val="0"/>
              <w:i w:val="0"/>
              <w:smallCaps w:val="0"/>
              <w:strike w:val="0"/>
              <w:color w:val="000000"/>
              <w:u w:val="none"/>
              <w:shd w:val="clear" w:fill="auto"/>
              <w:vertAlign w:val="baseline"/>
              <w:rPrChange w:author="ISABELLA ALANE DARIN MELO" w:date="2020-10-01T17:15:52Z" w:id="31">
                <w:rPr>
                  <w:rFonts w:ascii="Arial" w:hAnsi="Arial" w:eastAsia="Arial" w:cs="Arial"/>
                  <w:sz w:val="22"/>
                  <w:szCs w:val="22"/>
                </w:rPr>
              </w:rPrChange>
            </w:rPr>
            <w:pPrChange w:author="ISABELLA ALANE DARIN MELO" w:date="2020-10-01T17:15:52Z" w:id="0">
              <w:pPr/>
            </w:pPrChange>
          </w:pPr>
          <w:r w:rsidRPr="00000000" w:rsidDel="00000000" w:rsidR="00000000">
            <w:rPr>
              <w:rtl w:val="0"/>
            </w:rPr>
            <w:t xml:space="preserve">Netbeans</w:t>
          </w:r>
          <w:sdt>
            <w:sdtPr>
              <w:id w:val="1309333257"/>
              <w:tag w:val="goog_rdk_48"/>
            </w:sdtPr>
            <w:sdtContent>
              <w:ins w:author="ISABELLA ALANE DARIN MELO" w:date="2020-10-01T17:17:28Z" w:id="30">
                <w:r w:rsidRPr="00000000" w:rsidDel="00000000" w:rsidR="00000000">
                  <w:rPr>
                    <w:rtl w:val="0"/>
                  </w:rPr>
                  <w:t xml:space="preserve"> – Plataforma utilizada para programação em java </w:t>
                </w:r>
              </w:ins>
            </w:sdtContent>
          </w:sdt>
          <w:r w:rsidRPr="00000000" w:rsidDel="00000000" w:rsidR="00000000">
            <w:rPr>
              <w:rtl w:val="0"/>
            </w:rPr>
          </w:r>
        </w:p>
      </w:sdtContent>
    </w:sdt>
    <w:sdt>
      <w:sdtPr>
        <w:id w:val="958626894"/>
        <w:tag w:val="goog_rdk_52"/>
      </w:sdtPr>
      <w:sdtContent>
        <w:p xmlns:wp14="http://schemas.microsoft.com/office/word/2010/wordml" w:rsidRPr="00000000" w:rsidR="00000000" w:rsidDel="00000000" w:rsidP="00000000" w:rsidRDefault="00000000" w14:paraId="0000030B" wp14:textId="77777777">
          <w:pPr>
            <w:keepNext w:val="0"/>
            <w:keepLines w:val="0"/>
            <w:widowControl w:val="1"/>
            <w:numPr>
              <w:ilvl w:val="0"/>
              <w:numId w:val="14"/>
            </w:numPr>
            <w:spacing w:before="0" w:after="0" w:line="259" w:lineRule="auto"/>
            <w:ind w:left="720" w:right="0" w:hanging="360"/>
            <w:jc w:val="left"/>
            <w:rPr>
              <w:b w:val="0"/>
              <w:i w:val="0"/>
              <w:smallCaps w:val="0"/>
              <w:strike w:val="0"/>
              <w:color w:val="000000"/>
              <w:u w:val="none"/>
              <w:shd w:val="clear" w:fill="auto"/>
              <w:vertAlign w:val="baseline"/>
              <w:rPrChange w:author="ISABELLA ALANE DARIN MELO" w:date="2020-10-01T17:16:26Z" w:id="33">
                <w:rPr>
                  <w:rFonts w:ascii="Arial" w:hAnsi="Arial" w:eastAsia="Arial" w:cs="Arial"/>
                  <w:sz w:val="22"/>
                  <w:szCs w:val="22"/>
                </w:rPr>
              </w:rPrChange>
            </w:rPr>
            <w:pPrChange w:author="ISABELLA ALANE DARIN MELO" w:date="2020-10-01T17:16:26Z" w:id="0">
              <w:pPr/>
            </w:pPrChange>
          </w:pPr>
          <w:r w:rsidRPr="00000000" w:rsidDel="00000000" w:rsidR="00000000">
            <w:rPr>
              <w:rtl w:val="0"/>
            </w:rPr>
            <w:t xml:space="preserve">Figma</w:t>
          </w:r>
          <w:sdt>
            <w:sdtPr>
              <w:id w:val="613452693"/>
              <w:tag w:val="goog_rdk_50"/>
            </w:sdtPr>
            <w:sdtContent>
              <w:ins w:author="ISABELLA ALANE DARIN MELO" w:date="2020-10-01T17:16:27Z" w:id="32">
                <w:r w:rsidRPr="00000000" w:rsidDel="00000000" w:rsidR="00000000">
                  <w:rPr>
                    <w:rtl w:val="0"/>
                  </w:rPr>
                  <w:t xml:space="preserve"> - Prototipações e design de telas e aplicativo futur</w:t>
                </w:r>
              </w:ins>
              <w:sdt>
                <w:sdtPr>
                  <w:id w:val="760895649"/>
                  <w:tag w:val="goog_rdk_51"/>
                </w:sdtPr>
                <w:sdtContent>
                  <w:commentRangeStart w:id="10"/>
                </w:sdtContent>
              </w:sdt>
              <w:ins w:author="ISABELLA ALANE DARIN MELO" w:date="2020-10-01T17:16:27Z" w:id="32">
                <w:r w:rsidRPr="00000000" w:rsidDel="00000000" w:rsidR="00000000">
                  <w:rPr>
                    <w:rtl w:val="0"/>
                  </w:rPr>
                  <w:t xml:space="preserve">o</w:t>
                </w:r>
              </w:ins>
            </w:sdtContent>
          </w:sdt>
          <w:commentRangeEnd w:id="10"/>
          <w:r w:rsidRPr="00000000" w:rsidDel="00000000" w:rsidR="00000000">
            <w:commentReference w:id="10"/>
          </w:r>
          <w:r w:rsidRPr="00000000" w:rsidDel="00000000" w:rsidR="00000000">
            <w:rPr>
              <w:rtl w:val="0"/>
            </w:rPr>
          </w:r>
        </w:p>
      </w:sdtContent>
    </w:sdt>
    <w:sdt>
      <w:sdtPr>
        <w:id w:val="1359623950"/>
        <w:tag w:val="goog_rdk_55"/>
      </w:sdtPr>
      <w:sdtContent>
        <w:p xmlns:wp14="http://schemas.microsoft.com/office/word/2010/wordml" w:rsidRPr="00000000" w:rsidR="00000000" w:rsidDel="00000000" w:rsidP="00000000" w:rsidRDefault="00000000" w14:paraId="0000030C" wp14:textId="77777777">
          <w:pPr>
            <w:keepNext w:val="0"/>
            <w:keepLines w:val="0"/>
            <w:widowControl w:val="1"/>
            <w:numPr>
              <w:ilvl w:val="0"/>
              <w:numId w:val="14"/>
            </w:numPr>
            <w:spacing w:before="0" w:after="0" w:line="240" w:lineRule="auto"/>
            <w:ind w:left="720" w:right="0" w:hanging="360"/>
            <w:jc w:val="left"/>
            <w:rPr>
              <w:b w:val="0"/>
              <w:i w:val="0"/>
              <w:smallCaps w:val="0"/>
              <w:strike w:val="0"/>
              <w:color w:val="000000"/>
              <w:u w:val="none"/>
              <w:shd w:val="clear" w:fill="auto"/>
              <w:vertAlign w:val="baseline"/>
              <w:rPrChange w:author="ISABELLA ALANE DARIN MELO" w:date="2020-10-01T17:15:59Z" w:id="36">
                <w:rPr>
                  <w:rFonts w:ascii="Arial" w:hAnsi="Arial" w:eastAsia="Arial" w:cs="Arial"/>
                  <w:sz w:val="22"/>
                  <w:szCs w:val="22"/>
                </w:rPr>
              </w:rPrChange>
            </w:rPr>
            <w:pPrChange w:author="ISABELLA ALANE DARIN MELO" w:date="2020-10-01T17:15:59Z" w:id="0">
              <w:pPr/>
            </w:pPrChange>
          </w:pPr>
          <w:r w:rsidRPr="00000000" w:rsidDel="00000000" w:rsidR="00000000">
            <w:rPr>
              <w:rtl w:val="0"/>
            </w:rPr>
            <w:t xml:space="preserve">MySQL Workbench</w:t>
          </w:r>
          <w:sdt>
            <w:sdtPr>
              <w:id w:val="1708584520"/>
              <w:tag w:val="goog_rdk_53"/>
            </w:sdtPr>
            <w:sdtContent>
              <w:ins w:author="ISABELLA ALANE DARIN MELO" w:date="2020-10-01T17:16:30Z" w:id="34">
                <w:r w:rsidRPr="00000000" w:rsidDel="00000000" w:rsidR="00000000">
                  <w:rPr>
                    <w:rtl w:val="0"/>
                  </w:rPr>
                  <w:t xml:space="preserve"> - </w:t>
                </w:r>
              </w:ins>
            </w:sdtContent>
          </w:sdt>
          <w:sdt>
            <w:sdtPr>
              <w:id w:val="953570920"/>
              <w:tag w:val="goog_rdk_54"/>
            </w:sdtPr>
            <w:sdtContent>
              <w:ins w:author="CAIO HENRIQUE VIEIRA COSTA" w:date="2020-10-01T17:17:56Z" w:id="35">
                <w:r w:rsidRPr="00000000" w:rsidDel="00000000" w:rsidR="00000000">
                  <w:rPr>
                    <w:rtl w:val="0"/>
                  </w:rPr>
                  <w:t xml:space="preserve">Criação e manutenção do Banco de Dados</w:t>
                </w:r>
              </w:ins>
            </w:sdtContent>
          </w:sdt>
          <w:r w:rsidRPr="00000000" w:rsidDel="00000000" w:rsidR="00000000">
            <w:rPr>
              <w:rtl w:val="0"/>
            </w:rPr>
          </w:r>
        </w:p>
      </w:sdtContent>
    </w:sdt>
    <w:sdt>
      <w:sdtPr>
        <w:id w:val="1537133193"/>
        <w:tag w:val="goog_rdk_60"/>
      </w:sdtPr>
      <w:sdtContent>
        <w:p xmlns:wp14="http://schemas.microsoft.com/office/word/2010/wordml" w:rsidRPr="00000000" w:rsidR="00000000" w:rsidDel="00000000" w:rsidP="00000000" w:rsidRDefault="00000000" w14:paraId="0000030D" wp14:textId="77777777">
          <w:pPr>
            <w:keepNext w:val="0"/>
            <w:keepLines w:val="0"/>
            <w:widowControl w:val="1"/>
            <w:numPr>
              <w:ilvl w:val="0"/>
              <w:numId w:val="14"/>
            </w:numPr>
            <w:spacing w:before="0" w:after="0" w:line="240" w:lineRule="auto"/>
            <w:ind w:left="720" w:right="0" w:hanging="360"/>
            <w:jc w:val="left"/>
            <w:rPr>
              <w:ins w:author="ISABELLA ALANE DARIN MELO" w:date="2020-10-01T17:15:09Z" w:id="39"/>
              <w:b w:val="0"/>
              <w:i w:val="0"/>
              <w:smallCaps w:val="0"/>
              <w:strike w:val="0"/>
              <w:color w:val="000000"/>
              <w:u w:val="none"/>
              <w:shd w:val="clear" w:fill="auto"/>
              <w:vertAlign w:val="baseline"/>
              <w:rPrChange w:author="ISABELLA ALANE DARIN MELO" w:date="2020-10-01T17:16:04Z" w:id="40">
                <w:rPr>
                  <w:rFonts w:ascii="Arial" w:hAnsi="Arial" w:eastAsia="Arial" w:cs="Arial"/>
                  <w:sz w:val="22"/>
                  <w:szCs w:val="22"/>
                </w:rPr>
              </w:rPrChange>
            </w:rPr>
            <w:pPrChange w:author="ISABELLA ALANE DARIN MELO" w:date="2020-10-01T17:16:04Z" w:id="0">
              <w:pPr/>
            </w:pPrChange>
          </w:pPr>
          <w:r w:rsidRPr="00000000" w:rsidDel="00000000" w:rsidR="00000000">
            <w:rPr>
              <w:rtl w:val="0"/>
            </w:rPr>
            <w:t xml:space="preserve">Postgree SQL</w:t>
          </w:r>
          <w:sdt>
            <w:sdtPr>
              <w:id w:val="419107742"/>
              <w:tag w:val="goog_rdk_56"/>
            </w:sdtPr>
            <w:sdtContent>
              <w:ins w:author="ISABELLA ALANE DARIN MELO" w:date="2020-10-01T17:16:32Z" w:id="37">
                <w:sdt>
                  <w:sdtPr>
                    <w:id w:val="555365550"/>
                    <w:tag w:val="goog_rdk_57"/>
                  </w:sdtPr>
                  <w:sdtContent>
                    <w:del w:author="CAIO HENRIQUE VIEIRA COSTA" w:date="2020-10-01T17:18:01Z" w:id="38">
                      <w:r w:rsidRPr="00000000" w:rsidDel="00000000" w:rsidR="00000000">
                        <w:rPr>
                          <w:rtl w:val="0"/>
                        </w:rPr>
                        <w:delText xml:space="preserve"> - </w:delText>
                      </w:r>
                    </w:del>
                  </w:sdtContent>
                </w:sdt>
              </w:ins>
            </w:sdtContent>
          </w:sdt>
          <w:sdt>
            <w:sdtPr>
              <w:id w:val="128956901"/>
              <w:tag w:val="goog_rdk_58"/>
            </w:sdtPr>
            <w:sdtContent>
              <w:ins w:author="CAIO HENRIQUE VIEIRA COSTA" w:date="2020-10-01T17:18:01Z" w:id="38">
                <w:r w:rsidRPr="00000000" w:rsidDel="00000000" w:rsidR="00000000">
                  <w:rPr>
                    <w:rtl w:val="0"/>
                  </w:rPr>
                  <w:t xml:space="preserve"> – SGBD para o sistema</w:t>
                </w:r>
              </w:ins>
            </w:sdtContent>
          </w:sdt>
          <w:sdt>
            <w:sdtPr>
              <w:id w:val="478876002"/>
              <w:tag w:val="goog_rdk_59"/>
            </w:sdtPr>
            <w:sdtContent>
              <w:ins w:author="ISABELLA ALANE DARIN MELO" w:date="2020-10-01T17:15:09Z" w:id="39">
                <w:r w:rsidRPr="00000000" w:rsidDel="00000000" w:rsid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id w:val="1773511010"/>
        <w:tag w:val="goog_rdk_69"/>
      </w:sdtPr>
      <w:sdtContent>
        <w:p xmlns:wp14="http://schemas.microsoft.com/office/word/2010/wordml" w:rsidRPr="00000000" w:rsidR="00000000" w:rsidDel="00000000" w:rsidP="00000000" w:rsidRDefault="00000000" w14:paraId="0000030E" wp14:textId="77777777">
          <w:pPr>
            <w:keepNext w:val="0"/>
            <w:keepLines w:val="0"/>
            <w:widowControl w:val="1"/>
            <w:numPr>
              <w:ilvl w:val="0"/>
              <w:numId w:val="14"/>
            </w:numPr>
            <w:spacing w:before="0" w:after="0" w:line="240" w:lineRule="auto"/>
            <w:ind w:left="720" w:right="0" w:hanging="360"/>
            <w:jc w:val="left"/>
            <w:rPr>
              <w:ins w:author="ISABELLA ALANE DARIN MELO" w:date="2020-10-01T17:15:10Z" w:id="46"/>
              <w:b w:val="0"/>
              <w:i w:val="0"/>
              <w:smallCaps w:val="0"/>
              <w:strike w:val="0"/>
              <w:color w:val="000000"/>
              <w:u w:val="none"/>
              <w:shd w:val="clear" w:fill="auto"/>
              <w:vertAlign w:val="baseline"/>
              <w:rPrChange w:author="ISABELLA ALANE DARIN MELO" w:date="2020-10-01T17:16:07Z" w:id="47">
                <w:rPr>
                  <w:rFonts w:ascii="Arial" w:hAnsi="Arial" w:eastAsia="Arial" w:cs="Arial"/>
                  <w:sz w:val="22"/>
                  <w:szCs w:val="22"/>
                </w:rPr>
              </w:rPrChange>
            </w:rPr>
            <w:pPrChange w:author="ISABELLA ALANE DARIN MELO" w:date="2020-10-01T17:16:07Z" w:id="0">
              <w:pPr/>
            </w:pPrChange>
          </w:pPr>
          <w:sdt>
            <w:sdtPr>
              <w:id w:val="191297401"/>
              <w:tag w:val="goog_rdk_61"/>
            </w:sdtPr>
            <w:sdtContent>
              <w:ins w:author="ISABELLA ALANE DARIN MELO" w:date="2020-10-01T17:15:09Z" w:id="39">
                <w:r w:rsidRPr="00000000" w:rsidDel="00000000" w:rsidR="00000000">
                  <w:rPr>
                    <w:rtl w:val="0"/>
                  </w:rPr>
                  <w:t xml:space="preserve">Android Studio</w:t>
                </w:r>
                <w:sdt>
                  <w:sdtPr>
                    <w:id w:val="1015002524"/>
                    <w:tag w:val="goog_rdk_62"/>
                  </w:sdtPr>
                  <w:sdtContent>
                    <w:del w:author="CAIO HENRIQUE VIEIRA COSTA" w:date="2020-10-01T17:18:07Z" w:id="41">
                      <w:r w:rsidRPr="00000000" w:rsidDel="00000000" w:rsidR="00000000">
                        <w:rPr>
                          <w:rtl w:val="0"/>
                        </w:rPr>
                        <w:delText xml:space="preserve"> - </w:delText>
                      </w:r>
                    </w:del>
                  </w:sdtContent>
                </w:sdt>
              </w:ins>
            </w:sdtContent>
          </w:sdt>
          <w:sdt>
            <w:sdtPr>
              <w:id w:val="482949178"/>
              <w:tag w:val="goog_rdk_63"/>
            </w:sdtPr>
            <w:sdtContent>
              <w:ins w:author="CAIO HENRIQUE VIEIRA COSTA" w:date="2020-10-01T17:18:07Z" w:id="41">
                <w:r w:rsidRPr="00000000" w:rsidDel="00000000" w:rsidR="00000000">
                  <w:rPr>
                    <w:rtl w:val="0"/>
                  </w:rPr>
                  <w:t xml:space="preserve"> – Desenvolvimento d</w:t>
                </w:r>
              </w:ins>
            </w:sdtContent>
          </w:sdt>
          <w:sdt>
            <w:sdtPr>
              <w:id w:val="594816495"/>
              <w:tag w:val="goog_rdk_64"/>
            </w:sdtPr>
            <w:sdtContent>
              <w:ins w:author="ISABELLA ALANE DARIN MELO" w:date="2020-10-01T17:19:25Z" w:id="42">
                <w:r w:rsidRPr="00000000" w:rsidDel="00000000" w:rsidR="00000000">
                  <w:rPr>
                    <w:rtl w:val="0"/>
                  </w:rPr>
                  <w:t xml:space="preserve">a</w:t>
                </w:r>
              </w:ins>
            </w:sdtContent>
          </w:sdt>
          <w:sdt>
            <w:sdtPr>
              <w:id w:val="1566605946"/>
              <w:tag w:val="goog_rdk_65"/>
            </w:sdtPr>
            <w:sdtContent>
              <w:ins w:author="CAIO HENRIQUE VIEIRA COSTA" w:date="2020-10-01T17:18:11Z" w:id="43">
                <w:r w:rsidRPr="00000000" w:rsidDel="00000000" w:rsidR="00000000">
                  <w:rPr>
                    <w:rtl w:val="0"/>
                  </w:rPr>
                  <w:t xml:space="preserve"> a</w:t>
                </w:r>
              </w:ins>
            </w:sdtContent>
          </w:sdt>
          <w:sdt>
            <w:sdtPr>
              <w:id w:val="1368852373"/>
              <w:tag w:val="goog_rdk_66"/>
            </w:sdtPr>
            <w:sdtContent>
              <w:ins w:author="ISABELLA ALANE DARIN MELO" w:date="2020-10-01T17:19:18Z" w:id="44">
                <w:r w:rsidRPr="00000000" w:rsidDel="00000000" w:rsidR="00000000">
                  <w:rPr>
                    <w:rtl w:val="0"/>
                  </w:rPr>
                  <w:t xml:space="preserve">plicação</w:t>
                </w:r>
              </w:ins>
            </w:sdtContent>
          </w:sdt>
          <w:sdt>
            <w:sdtPr>
              <w:id w:val="844919188"/>
              <w:tag w:val="goog_rdk_67"/>
            </w:sdtPr>
            <w:sdtContent>
              <w:ins w:author="CAIO HENRIQUE VIEIRA COSTA" w:date="2020-10-01T17:18:11Z" w:id="45">
                <w:r w:rsidRPr="00000000" w:rsidDel="00000000" w:rsidR="00000000">
                  <w:rPr>
                    <w:rtl w:val="0"/>
                  </w:rPr>
                  <w:t xml:space="preserve"> mobile</w:t>
                </w:r>
              </w:ins>
            </w:sdtContent>
          </w:sdt>
          <w:sdt>
            <w:sdtPr>
              <w:id w:val="223882696"/>
              <w:tag w:val="goog_rdk_68"/>
            </w:sdtPr>
            <w:sdtContent>
              <w:ins w:author="ISABELLA ALANE DARIN MELO" w:date="2020-10-01T17:15:10Z" w:id="46">
                <w:r w:rsidRPr="00000000" w:rsidDel="00000000" w:rsidR="00000000">
                  <w:rPr>
                    <w:rtl w:val="0"/>
                  </w:rPr>
                </w:r>
              </w:ins>
            </w:sdtContent>
          </w:sdt>
        </w:p>
      </w:sdtContent>
    </w:sdt>
    <w:p xmlns:wp14="http://schemas.microsoft.com/office/word/2010/wordml" w:rsidRPr="00000000" w:rsidR="00000000" w:rsidDel="00000000" w:rsidP="00000000" w:rsidRDefault="00000000" w14:paraId="0000030F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310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311" wp14:textId="77777777">
      <w:pPr>
        <w:pStyle w:val="Heading2"/>
        <w:tabs>
          <w:tab w:val="left" w:pos="426"/>
        </w:tabs>
        <w:rPr>
          <w:i w:val="1"/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7.3 </w:t>
      </w:r>
      <w:r w:rsidRPr="00000000" w:rsidDel="00000000" w:rsidR="00000000">
        <w:rPr>
          <w:i w:val="1"/>
          <w:sz w:val="24"/>
          <w:szCs w:val="24"/>
          <w:rtl w:val="0"/>
        </w:rPr>
        <w:t xml:space="preserve">Hardwares</w:t>
      </w:r>
    </w:p>
    <w:p xmlns:wp14="http://schemas.microsoft.com/office/word/2010/wordml" w:rsidRPr="00000000" w:rsidR="00000000" w:rsidDel="00000000" w:rsidP="00000000" w:rsidRDefault="00000000" w14:paraId="00000312" wp14:textId="77777777">
      <w:pPr>
        <w:rPr/>
      </w:pPr>
      <w:r w:rsidRPr="00000000" w:rsidDel="00000000" w:rsidR="00000000">
        <w:rPr>
          <w:rtl w:val="0"/>
        </w:rPr>
        <w:t xml:space="preserve">Dispositivo que tenha localizador gps do usuário</w:t>
      </w:r>
      <w:sdt>
        <w:sdtPr>
          <w:id w:val="29639344"/>
          <w:tag w:val="goog_rdk_70"/>
        </w:sdtPr>
        <w:sdtContent>
          <w:ins w:author="CAIO HENRIQUE VIEIRA COSTA" w:date="2020-10-01T17:18:17Z" w:id="48">
            <w:r w:rsidRPr="00000000" w:rsidDel="00000000" w:rsidR="00000000">
              <w:rPr>
                <w:rtl w:val="0"/>
              </w:rPr>
              <w:t xml:space="preserve"> -</w:t>
            </w:r>
          </w:ins>
        </w:sdtContent>
      </w:sdt>
      <w:r w:rsidRPr="00000000" w:rsidDel="00000000" w:rsidR="00000000">
        <w:rPr>
          <w:rtl w:val="0"/>
        </w:rPr>
        <w:t xml:space="preserve"> Definir a localização do usuário</w:t>
      </w:r>
    </w:p>
    <w:p xmlns:wp14="http://schemas.microsoft.com/office/word/2010/wordml" w:rsidRPr="00000000" w:rsidR="00000000" w:rsidDel="00000000" w:rsidP="00000000" w:rsidRDefault="00000000" w14:paraId="00000313" wp14:textId="77777777">
      <w:pPr>
        <w:rPr/>
      </w:pPr>
      <w:r w:rsidRPr="00000000" w:rsidDel="00000000" w:rsidR="00000000">
        <w:rPr>
          <w:rtl w:val="0"/>
        </w:rPr>
        <w:t xml:space="preserve">Servidor</w:t>
      </w:r>
      <w:sdt>
        <w:sdtPr>
          <w:id w:val="1771093370"/>
          <w:tag w:val="goog_rdk_71"/>
        </w:sdtPr>
        <w:sdtContent>
          <w:del w:author="CAIO HENRIQUE VIEIRA COSTA" w:date="2020-10-01T17:18:22Z" w:id="49">
            <w:r w:rsidRPr="00000000" w:rsidDel="00000000" w:rsidR="00000000">
              <w:rPr>
                <w:rtl w:val="0"/>
              </w:rPr>
              <w:delText xml:space="preserve"> </w:delText>
            </w:r>
          </w:del>
        </w:sdtContent>
      </w:sdt>
      <w:sdt>
        <w:sdtPr>
          <w:id w:val="2063199239"/>
          <w:tag w:val="goog_rdk_72"/>
        </w:sdtPr>
        <w:sdtContent>
          <w:ins w:author="CAIO HENRIQUE VIEIRA COSTA" w:date="2020-10-01T17:18:22Z" w:id="49">
            <w:r w:rsidRPr="00000000" w:rsidDel="00000000" w:rsidR="00000000">
              <w:rPr>
                <w:rtl w:val="0"/>
              </w:rPr>
              <w:t xml:space="preserve"> – Manter em constante atualização os dados</w:t>
            </w:r>
          </w:ins>
        </w:sdtContent>
      </w:sdt>
      <w:r w:rsidRPr="00000000" w:rsidDel="00000000" w:rsidR="00000000">
        <w:rPr>
          <w:rtl w:val="0"/>
        </w:rPr>
      </w:r>
    </w:p>
    <w:sdt>
      <w:sdtPr>
        <w:id w:val="1596927930"/>
        <w:tag w:val="goog_rdk_75"/>
      </w:sdtPr>
      <w:sdtContent>
        <w:p xmlns:wp14="http://schemas.microsoft.com/office/word/2010/wordml" w:rsidRPr="00000000" w:rsidR="00000000" w:rsidDel="00000000" w:rsidP="00000000" w:rsidRDefault="00000000" w14:paraId="00000314" wp14:textId="77777777">
          <w:pPr>
            <w:pStyle w:val="Heading2"/>
            <w:rPr>
              <w:ins w:author="ISABELLA ALANE DARIN MELO" w:date="2020-10-01T17:20:59Z" w:id="50"/>
            </w:rPr>
            <w:pPrChange w:author="ISABELLA ALANE DARIN MELO" w:date="2020-10-01T17:21:02Z" w:id="0">
              <w:pPr/>
            </w:pPrChange>
          </w:pPr>
          <w:sdt>
            <w:sdtPr>
              <w:id w:val="82222465"/>
              <w:tag w:val="goog_rdk_74"/>
            </w:sdtPr>
            <w:sdtContent>
              <w:ins w:author="ISABELLA ALANE DARIN MELO" w:date="2020-10-01T17:20:59Z" w:id="50">
                <w:r w:rsidRPr="00000000" w:rsidDel="00000000" w:rsidR="00000000">
                  <w:rPr>
                    <w:rtl w:val="0"/>
                  </w:rPr>
                </w:r>
              </w:ins>
            </w:sdtContent>
          </w:sdt>
        </w:p>
      </w:sdtContent>
    </w:sdt>
    <w:p xmlns:wp14="http://schemas.microsoft.com/office/word/2010/wordml" w:rsidRPr="00000000" w:rsidR="00000000" w:rsidDel="00000000" w:rsidP="00000000" w:rsidRDefault="00000000" w14:paraId="00000315" wp14:textId="77777777">
      <w:pPr>
        <w:rPr/>
      </w:pPr>
      <w:r w:rsidRPr="00000000" w:rsidDel="00000000" w:rsidR="00000000">
        <w:rPr>
          <w:rtl w:val="0"/>
        </w:rPr>
      </w:r>
    </w:p>
    <w:sectPr>
      <w:footerReference w:type="default" r:id="rId33"/>
      <w:footerReference w:type="even" r:id="rId34"/>
      <w:pgSz w:w="11905" w:h="16837" w:orient="portrait"/>
      <w:pgMar w:top="1701" w:right="1134" w:bottom="1134" w:left="1701" w:header="1134" w:footer="720"/>
      <w:pgNumType w:start="1"/>
      <w:titlePg w:val="1"/>
    </w:sectPr>
  </w:body>
</w:document>
</file>

<file path=word/comments.xml><?xml version="1.0" encoding="utf-8"?>
<w:comment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comment w:author="Carlos Eduardo Paulino Silva" w:date="2020-09-28T19:29:19Z" w:id="3">
    <w:p xmlns:wp14="http://schemas.microsoft.com/office/word/2010/wordml" w:rsidRPr="00000000" w:rsidR="00000000" w:rsidDel="00000000" w:rsidP="00000000" w:rsidRDefault="00000000" w14:paraId="0000031A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Cada administrador pode registrar vários caixas e um caixa pode ser registrado por apenas um administrador, portanto, rever o relacionamento entre administrador e caixas.</w:t>
      </w:r>
    </w:p>
  </w:comment>
  <w:comment w:author="Carlos Eduardo Paulino Silva" w:date="2020-09-28T19:24:21Z" w:id="1">
    <w:p xmlns:wp14="http://schemas.microsoft.com/office/word/2010/wordml" w:rsidRPr="00000000" w:rsidR="00000000" w:rsidDel="00000000" w:rsidP="00000000" w:rsidRDefault="00000000" w14:paraId="0000031B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Atualizar de acordo com as mudanças sugeridas na lista das funções</w:t>
      </w:r>
    </w:p>
  </w:comment>
  <w:comment w:author="Carlos Eduardo Paulino Silva" w:date="2020-09-28T19:34:19Z" w:id="10">
    <w:p xmlns:wp14="http://schemas.microsoft.com/office/word/2010/wordml" w:rsidRPr="00000000" w:rsidR="00000000" w:rsidDel="00000000" w:rsidP="00000000" w:rsidRDefault="00000000" w14:paraId="0000031C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Android Studio?</w:t>
      </w:r>
    </w:p>
  </w:comment>
  <w:comment w:author="Carlos Eduardo Paulino Silva" w:date="2020-09-28T19:32:40Z" w:id="7">
    <w:p xmlns:wp14="http://schemas.microsoft.com/office/word/2010/wordml" w:rsidRPr="00000000" w:rsidR="00000000" w:rsidDel="00000000" w:rsidP="00000000" w:rsidRDefault="00000000" w14:paraId="0000031D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Informar a qual função da lista de funções cada imagem se refere, e também desenvolver um protóptipo de interface da(s) funcionalidade(s) essencial(is) do app.</w:t>
      </w:r>
    </w:p>
  </w:comment>
  <w:comment w:author="Carlos Eduardo Paulino Silva" w:date="2020-09-28T19:33:43Z" w:id="9">
    <w:p xmlns:wp14="http://schemas.microsoft.com/office/word/2010/wordml" w:rsidRPr="00000000" w:rsidR="00000000" w:rsidDel="00000000" w:rsidP="00000000" w:rsidRDefault="00000000" w14:paraId="0000031E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PHP</w:t>
      </w:r>
    </w:p>
  </w:comment>
  <w:comment w:author="Carlos Eduardo Paulino Silva" w:date="2020-09-28T19:28:04Z" w:id="5">
    <w:p xmlns:wp14="http://schemas.microsoft.com/office/word/2010/wordml" w:rsidRPr="00000000" w:rsidR="00000000" w:rsidDel="00000000" w:rsidP="00000000" w:rsidRDefault="00000000" w14:paraId="0000031F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As rotas serão realizadas pela API de mapas que vamos utilizar, portanto, não ficarão registradas no BD. O usuário também não terá um cadastro, conforme comentei na lista de funções.</w:t>
      </w:r>
    </w:p>
  </w:comment>
  <w:comment w:author="Carlos Eduardo Paulino Silva" w:date="2020-09-28T19:26:13Z" w:id="4">
    <w:p xmlns:wp14="http://schemas.microsoft.com/office/word/2010/wordml" w:rsidRPr="00000000" w:rsidR="00000000" w:rsidDel="00000000" w:rsidP="00000000" w:rsidRDefault="00000000" w14:paraId="00000322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Sugiro o desenvolvimento no MySQL Workbench</w:t>
      </w:r>
    </w:p>
  </w:comment>
  <w:comment w:author="Carlos Eduardo Paulino Silva" w:date="2020-09-28T19:33:12Z" w:id="8">
    <w:p xmlns:wp14="http://schemas.microsoft.com/office/word/2010/wordml" w:rsidRPr="00000000" w:rsidR="00000000" w:rsidDel="00000000" w:rsidP="00000000" w:rsidRDefault="00000000" w14:paraId="00000323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Favor acrescentar uma justificativa para cada um dos novos conhecimentos, softwares e hardwares</w:t>
      </w:r>
    </w:p>
  </w:comment>
  <w:comment w:author="Carlos Eduardo Paulino Silva" w:date="2020-09-28T19:25:25Z" w:id="2">
    <w:p xmlns:wp14="http://schemas.microsoft.com/office/word/2010/wordml" w:rsidRPr="00000000" w:rsidR="00000000" w:rsidDel="00000000" w:rsidP="00000000" w:rsidRDefault="00000000" w14:paraId="00000324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Os casos de uso devem ter os mesmos nomes das funções e devem ser contempladas todas as funções essenciais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31A" w15:done="0"/>
  <w15:commentEx w15:paraId="0000031B" w15:done="0"/>
  <w15:commentEx w15:paraId="0000031C" w15:done="0"/>
  <w15:commentEx w15:paraId="0000031D" w15:done="0"/>
  <w15:commentEx w15:paraId="0000031E" w15:done="0"/>
  <w15:commentEx w15:paraId="0000031F" w15:done="0"/>
  <w15:commentEx w15:paraId="00000320" w15:done="0"/>
  <w15:commentEx w15:paraId="00000321" w15:done="0"/>
  <w15:commentEx w15:paraId="00000322" w15:done="0"/>
  <w15:commentEx w15:paraId="00000323" w15:done="0"/>
  <w15:commentEx w15:paraId="00000324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Roboto">
    <w:embedRegular w:fontKey="{00000000-0000-0000-0000-000000000000}" w:subsetted="0" r:id="rId1"/>
    <w:embedBold w:fontKey="{00000000-0000-0000-0000-000000000000}" w:subsetted="0" r:id="rId2"/>
    <w:embedItalic w:fontKey="{00000000-0000-0000-0000-000000000000}" w:subsetted="0" r:id="rId3"/>
    <w:embedBoldItalic w:fontKey="{00000000-0000-0000-0000-000000000000}" w:subsetted="0" r:id="rId4"/>
  </w:font>
  <w:font w:name="Noto Sans Symbols"/>
</w:fonts>
</file>

<file path=word/footer1.xml><?xml version="1.0" encoding="utf-8"?>
<w:ft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316" wp14:textId="77777777">
    <w:pPr>
      <w:keepNext w:val="0"/>
      <w:keepLines w:val="0"/>
      <w:widowControl w:val="1"/>
      <w:pBdr>
        <w:top w:val="nil" w:sz="0" w:space="0"/>
        <w:left w:val="nil" w:sz="0" w:space="0"/>
        <w:bottom w:val="nil" w:sz="0" w:space="0"/>
        <w:right w:val="nil" w:sz="0" w:space="0"/>
        <w:between w:val="nil" w:sz="0" w:space="0"/>
      </w:pBdr>
      <w:shd w:val="clear" w:fill="auto"/>
      <w:tabs>
        <w:tab w:val="center" w:pos="4252"/>
        <w:tab w:val="right" w:pos="8504"/>
      </w:tabs>
      <w:spacing w:before="0" w:after="0" w:line="240" w:lineRule="auto"/>
      <w:ind w:left="0" w:right="0" w:firstLine="0"/>
      <w:jc w:val="right"/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  <w:r w:rsidRPr="00000000" w:rsidDel="00000000" w:rsidR="00000000"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  <w:fldChar w:fldCharType="begin"/>
    </w:r>
    <w:r w:rsidRPr="00000000" w:rsidDel="00000000" w:rsidR="00000000"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  <w:instrText xml:space="preserve">PAGE</w:instrText>
    </w:r>
    <w:r w:rsidRPr="00000000" w:rsidDel="00000000" w:rsidR="00000000"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  <w:fldChar w:fldCharType="separate"/>
    </w:r>
    <w:r w:rsidRPr="00000000" w:rsidDel="00000000" w:rsidR="00000000"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  <w:fldChar w:fldCharType="end"/>
    </w:r>
    <w:r w:rsidRPr="00000000" w:rsidDel="00000000" w:rsidR="00000000">
      <w:rPr>
        <w:rtl w:val="0"/>
      </w:rPr>
    </w:r>
  </w:p>
  <w:p xmlns:wp14="http://schemas.microsoft.com/office/word/2010/wordml" w:rsidRPr="00000000" w:rsidR="00000000" w:rsidDel="00000000" w:rsidP="00000000" w:rsidRDefault="00000000" w14:paraId="00000317" wp14:textId="77777777">
    <w:pPr>
      <w:keepNext w:val="0"/>
      <w:keepLines w:val="0"/>
      <w:widowControl w:val="1"/>
      <w:pBdr>
        <w:top w:val="nil" w:sz="0" w:space="0"/>
        <w:left w:val="nil" w:sz="0" w:space="0"/>
        <w:bottom w:val="nil" w:sz="0" w:space="0"/>
        <w:right w:val="nil" w:sz="0" w:space="0"/>
        <w:between w:val="nil" w:sz="0" w:space="0"/>
      </w:pBdr>
      <w:shd w:val="clear" w:fill="auto"/>
      <w:tabs>
        <w:tab w:val="center" w:pos="4252"/>
        <w:tab w:val="right" w:pos="8504"/>
      </w:tabs>
      <w:spacing w:before="0" w:after="0" w:line="240" w:lineRule="auto"/>
      <w:ind w:left="0" w:right="360" w:firstLine="0"/>
      <w:jc w:val="left"/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  <w:r w:rsidRPr="00000000" w:rsidDel="00000000" w:rsidR="00000000">
      <w:rPr>
        <w:rtl w:val="0"/>
      </w:rPr>
    </w:r>
  </w:p>
</w:ftr>
</file>

<file path=word/footer2.xml><?xml version="1.0" encoding="utf-8"?>
<w:ft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318" wp14:textId="77777777">
    <w:pPr>
      <w:keepNext w:val="0"/>
      <w:keepLines w:val="0"/>
      <w:widowControl w:val="1"/>
      <w:pBdr>
        <w:top w:val="nil" w:sz="0" w:space="0"/>
        <w:left w:val="nil" w:sz="0" w:space="0"/>
        <w:bottom w:val="nil" w:sz="0" w:space="0"/>
        <w:right w:val="nil" w:sz="0" w:space="0"/>
        <w:between w:val="nil" w:sz="0" w:space="0"/>
      </w:pBdr>
      <w:shd w:val="clear" w:fill="auto"/>
      <w:tabs>
        <w:tab w:val="center" w:pos="4252"/>
        <w:tab w:val="right" w:pos="8504"/>
      </w:tabs>
      <w:spacing w:before="0" w:after="0" w:line="240" w:lineRule="auto"/>
      <w:ind w:left="0" w:right="0" w:firstLine="0"/>
      <w:jc w:val="right"/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  <w:r w:rsidRPr="00000000" w:rsidDel="00000000" w:rsidR="00000000"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  <w:fldChar w:fldCharType="begin"/>
    </w:r>
    <w:r w:rsidRPr="00000000" w:rsidDel="00000000" w:rsidR="00000000"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  <w:instrText xml:space="preserve">PAGE</w:instrText>
    </w:r>
    <w:r w:rsidRPr="00000000" w:rsidDel="00000000" w:rsidR="00000000"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  <w:fldChar w:fldCharType="separate"/>
    </w:r>
    <w:r w:rsidRPr="00000000" w:rsidDel="00000000" w:rsidR="00000000"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  <w:fldChar w:fldCharType="end"/>
    </w:r>
    <w:r w:rsidRPr="00000000" w:rsidDel="00000000" w:rsidR="00000000">
      <w:rPr>
        <w:rtl w:val="0"/>
      </w:rPr>
    </w:r>
  </w:p>
  <w:p xmlns:wp14="http://schemas.microsoft.com/office/word/2010/wordml" w:rsidRPr="00000000" w:rsidR="00000000" w:rsidDel="00000000" w:rsidP="00000000" w:rsidRDefault="00000000" w14:paraId="00000319" wp14:textId="77777777">
    <w:pPr>
      <w:keepNext w:val="0"/>
      <w:keepLines w:val="0"/>
      <w:widowControl w:val="1"/>
      <w:pBdr>
        <w:top w:val="nil" w:sz="0" w:space="0"/>
        <w:left w:val="nil" w:sz="0" w:space="0"/>
        <w:bottom w:val="nil" w:sz="0" w:space="0"/>
        <w:right w:val="nil" w:sz="0" w:space="0"/>
        <w:between w:val="nil" w:sz="0" w:space="0"/>
      </w:pBdr>
      <w:shd w:val="clear" w:fill="auto"/>
      <w:tabs>
        <w:tab w:val="center" w:pos="4252"/>
        <w:tab w:val="right" w:pos="8504"/>
      </w:tabs>
      <w:spacing w:before="0" w:after="0" w:line="240" w:lineRule="auto"/>
      <w:ind w:left="0" w:right="360" w:firstLine="0"/>
      <w:jc w:val="left"/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  <w:r w:rsidRPr="00000000" w:rsidDel="00000000" w:rsid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b w:val="1"/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1AAB1399"/>
  <w15:docId w15:val="{e42c4907-df6f-4446-9ee0-75604385b1af}"/>
  <w:rsids>
    <w:rsidRoot w:val="00000000"/>
    <w:rsid w:val="00000000"/>
    <w:rsid w:val="00F61D89"/>
    <w:rsid w:val="01B77108"/>
    <w:rsid w:val="03A35986"/>
    <w:rsid w:val="05D46313"/>
    <w:rsid w:val="06CAFC8B"/>
    <w:rsid w:val="07184EA4"/>
    <w:rsid w:val="07D4091B"/>
    <w:rsid w:val="0C16ACC7"/>
    <w:rsid w:val="0DF854CB"/>
    <w:rsid w:val="0E2EF344"/>
    <w:rsid w:val="0E9AEBFC"/>
    <w:rsid w:val="1023C19E"/>
    <w:rsid w:val="18132DB9"/>
    <w:rsid w:val="19BDE45A"/>
    <w:rsid w:val="1DAD212F"/>
    <w:rsid w:val="21500F09"/>
    <w:rsid w:val="221EE42F"/>
    <w:rsid w:val="222F1873"/>
    <w:rsid w:val="22541B08"/>
    <w:rsid w:val="22F5E5AB"/>
    <w:rsid w:val="231BF5DA"/>
    <w:rsid w:val="23CCBB66"/>
    <w:rsid w:val="2418BCCE"/>
    <w:rsid w:val="24B90B38"/>
    <w:rsid w:val="2522A44C"/>
    <w:rsid w:val="2570902B"/>
    <w:rsid w:val="25AEDE7F"/>
    <w:rsid w:val="2645B147"/>
    <w:rsid w:val="26BFC404"/>
    <w:rsid w:val="283776D5"/>
    <w:rsid w:val="28F7073F"/>
    <w:rsid w:val="29E959B3"/>
    <w:rsid w:val="32420C00"/>
    <w:rsid w:val="32ED17D5"/>
    <w:rsid w:val="35590DD6"/>
    <w:rsid w:val="35D717F9"/>
    <w:rsid w:val="3AE35F88"/>
    <w:rsid w:val="3DD9B938"/>
    <w:rsid w:val="466B04A5"/>
    <w:rsid w:val="4791815C"/>
    <w:rsid w:val="48946167"/>
    <w:rsid w:val="4A1C723A"/>
    <w:rsid w:val="4CE4F4F0"/>
    <w:rsid w:val="50272BC2"/>
    <w:rsid w:val="53ADD27A"/>
    <w:rsid w:val="540D932D"/>
    <w:rsid w:val="583E2C79"/>
    <w:rsid w:val="58B68207"/>
    <w:rsid w:val="58BB2CE9"/>
    <w:rsid w:val="5949FB11"/>
    <w:rsid w:val="59E45BDE"/>
    <w:rsid w:val="5A2F9986"/>
    <w:rsid w:val="5ADCF3C5"/>
    <w:rsid w:val="5D1A2BA0"/>
    <w:rsid w:val="5DCC15B6"/>
    <w:rsid w:val="5DCC15B6"/>
    <w:rsid w:val="5F7B37ED"/>
    <w:rsid w:val="6024272F"/>
    <w:rsid w:val="66172F4E"/>
    <w:rsid w:val="66874756"/>
    <w:rsid w:val="66BCDA5A"/>
    <w:rsid w:val="6885754A"/>
    <w:rsid w:val="69ECED4C"/>
    <w:rsid w:val="6A9EDD7E"/>
    <w:rsid w:val="6BA5EBB6"/>
    <w:rsid w:val="6D440E6A"/>
    <w:rsid w:val="6ED78013"/>
    <w:rsid w:val="703AC8B1"/>
    <w:rsid w:val="715B1EF8"/>
    <w:rsid w:val="717F8732"/>
    <w:rsid w:val="71B1F152"/>
    <w:rsid w:val="730F0363"/>
    <w:rsid w:val="7394EFFD"/>
    <w:rsid w:val="76A16A2E"/>
    <w:rsid w:val="76EB6244"/>
    <w:rsid w:val="7CD8B098"/>
  </w:rsids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tabs>
        <w:tab w:val="left" w:pos="426"/>
      </w:tabs>
      <w:spacing w:before="120" w:lineRule="auto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before="120" w:lineRule="auto"/>
      <w:ind w:left="720" w:hanging="720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spacing w:before="120" w:after="120" w:lineRule="auto"/>
      <w:ind w:left="1080" w:hanging="1080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spacing w:before="120" w:after="80" w:lineRule="auto"/>
    </w:pPr>
    <w:rPr>
      <w:b w:val="1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spacing w:before="80" w:after="80" w:lineRule="auto"/>
    </w:pPr>
    <w:rPr/>
  </w:style>
  <w:style w:type="paragraph" w:styleId="Title">
    <w:name w:val="Title"/>
    <w:basedOn w:val="Normal"/>
    <w:next w:val="Normal"/>
    <w:pPr>
      <w:keepNext w:val="1"/>
      <w:spacing w:before="240" w:after="120" w:lineRule="auto"/>
    </w:pPr>
    <w:rPr>
      <w:sz w:val="28"/>
      <w:szCs w:val="28"/>
    </w:rPr>
  </w:style>
  <w:style w:type="paragraph" w:styleId="Normal" w:default="1">
    <w:name w:val="Normal0"/>
    <w:qFormat w:val="1"/>
    <w:pPr>
      <w:suppressAutoHyphens w:val="1"/>
    </w:pPr>
    <w:rPr>
      <w:rFonts w:ascii="Arial" w:hAnsi="Arial" w:cs="Arial"/>
    </w:rPr>
  </w:style>
  <w:style w:type="paragraph" w:styleId="Heading1">
    <w:name w:val="heading 10"/>
    <w:basedOn w:val="Normal"/>
    <w:next w:val="Normal"/>
    <w:link w:val="Heading1Char"/>
    <w:uiPriority w:val="99"/>
    <w:qFormat w:val="1"/>
    <w:pPr>
      <w:keepNext w:val="1"/>
      <w:outlineLvl w:val="0"/>
    </w:pPr>
    <w:rPr>
      <w:b w:val="1"/>
      <w:bCs w:val="1"/>
      <w:sz w:val="24"/>
      <w:szCs w:val="24"/>
    </w:rPr>
  </w:style>
  <w:style w:type="paragraph" w:styleId="Heading2">
    <w:name w:val="heading 20"/>
    <w:basedOn w:val="Normal"/>
    <w:next w:val="Normal"/>
    <w:link w:val="Heading2Char"/>
    <w:uiPriority w:val="99"/>
    <w:qFormat w:val="1"/>
    <w:rsid w:val="003D7EDF"/>
    <w:pPr>
      <w:keepNext w:val="1"/>
      <w:tabs>
        <w:tab w:val="left" w:pos="426"/>
      </w:tabs>
      <w:spacing w:before="120"/>
      <w:outlineLvl w:val="1"/>
    </w:pPr>
    <w:rPr>
      <w:b w:val="1"/>
      <w:bCs w:val="1"/>
      <w:sz w:val="28"/>
      <w:szCs w:val="28"/>
    </w:rPr>
  </w:style>
  <w:style w:type="paragraph" w:styleId="Heading3">
    <w:name w:val="heading 30"/>
    <w:basedOn w:val="Normal"/>
    <w:next w:val="Normal"/>
    <w:link w:val="Heading3Char"/>
    <w:uiPriority w:val="99"/>
    <w:qFormat w:val="1"/>
    <w:rsid w:val="00750117"/>
    <w:pPr>
      <w:keepNext w:val="1"/>
      <w:numPr>
        <w:ilvl w:val="2"/>
        <w:numId w:val="7"/>
      </w:numPr>
      <w:spacing w:before="120"/>
      <w:outlineLvl w:val="2"/>
    </w:pPr>
    <w:rPr>
      <w:b w:val="1"/>
      <w:bCs w:val="1"/>
      <w:sz w:val="28"/>
      <w:szCs w:val="28"/>
    </w:rPr>
  </w:style>
  <w:style w:type="paragraph" w:styleId="Heading4">
    <w:name w:val="heading 40"/>
    <w:basedOn w:val="Normal"/>
    <w:next w:val="BodyText"/>
    <w:link w:val="Heading4Char"/>
    <w:autoRedefine w:val="1"/>
    <w:uiPriority w:val="99"/>
    <w:qFormat w:val="1"/>
    <w:pPr>
      <w:keepNext w:val="1"/>
      <w:numPr>
        <w:ilvl w:val="3"/>
        <w:numId w:val="5"/>
      </w:numPr>
      <w:spacing w:before="120" w:after="120"/>
      <w:outlineLvl w:val="3"/>
    </w:pPr>
    <w:rPr>
      <w:b w:val="1"/>
      <w:bCs w:val="1"/>
      <w:sz w:val="28"/>
      <w:szCs w:val="28"/>
    </w:rPr>
  </w:style>
  <w:style w:type="paragraph" w:styleId="Heading5">
    <w:name w:val="heading 50"/>
    <w:basedOn w:val="Normal"/>
    <w:next w:val="BodyText"/>
    <w:link w:val="Heading5Char"/>
    <w:autoRedefine w:val="1"/>
    <w:uiPriority w:val="99"/>
    <w:qFormat w:val="1"/>
    <w:pPr>
      <w:keepNext w:val="1"/>
      <w:spacing w:before="120" w:after="80"/>
      <w:outlineLvl w:val="4"/>
    </w:pPr>
    <w:rPr>
      <w:b w:val="1"/>
      <w:bCs w:val="1"/>
      <w:i w:val="1"/>
      <w:iCs w:val="1"/>
      <w:sz w:val="24"/>
      <w:szCs w:val="24"/>
    </w:rPr>
  </w:style>
  <w:style w:type="paragraph" w:styleId="Heading6">
    <w:name w:val="heading 60"/>
    <w:basedOn w:val="Normal"/>
    <w:next w:val="BodyText"/>
    <w:link w:val="Heading6Char"/>
    <w:uiPriority w:val="99"/>
    <w:qFormat w:val="1"/>
    <w:pPr>
      <w:keepNext w:val="1"/>
      <w:spacing w:before="80" w:after="80"/>
      <w:outlineLvl w:val="5"/>
    </w:pPr>
  </w:style>
  <w:style w:type="paragraph" w:styleId="Heading7">
    <w:name w:val="heading 7"/>
    <w:basedOn w:val="Normal"/>
    <w:next w:val="BodyText"/>
    <w:link w:val="Heading7Char"/>
    <w:uiPriority w:val="99"/>
    <w:qFormat w:val="1"/>
    <w:pPr>
      <w:keepNext w:val="1"/>
      <w:spacing w:before="80" w:after="60"/>
      <w:outlineLvl w:val="6"/>
    </w:pPr>
  </w:style>
  <w:style w:type="paragraph" w:styleId="Heading8">
    <w:name w:val="heading 8"/>
    <w:basedOn w:val="Normal"/>
    <w:next w:val="BodyText"/>
    <w:link w:val="Heading8Char"/>
    <w:uiPriority w:val="99"/>
    <w:qFormat w:val="1"/>
    <w:pPr>
      <w:keepNext w:val="1"/>
      <w:spacing w:before="80" w:after="60"/>
      <w:outlineLvl w:val="7"/>
    </w:pPr>
  </w:style>
  <w:style w:type="paragraph" w:styleId="Heading9">
    <w:name w:val="heading 9"/>
    <w:basedOn w:val="Normal"/>
    <w:next w:val="BodyText"/>
    <w:link w:val="Heading9Char"/>
    <w:uiPriority w:val="99"/>
    <w:qFormat w:val="1"/>
    <w:pPr>
      <w:keepNext w:val="1"/>
      <w:spacing w:before="80" w:after="60"/>
      <w:outlineLvl w:val="8"/>
    </w:pPr>
  </w:style>
  <w:style w:type="character" w:styleId="DefaultParagraphFont" w:default="1">
    <w:name w:val="Default Paragraph Font"/>
    <w:uiPriority w:val="99"/>
    <w:semiHidden w:val="1"/>
  </w:style>
  <w:style w:type="table" w:styleId="TableNormal" w:default="1">
    <w:name w:val="Normal Table0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F723A6"/>
    <w:rPr>
      <w:rFonts w:asciiTheme="majorHAnsi" w:hAnsiTheme="majorHAnsi" w:eastAsiaTheme="majorEastAsia" w:cstheme="majorBidi"/>
      <w:b w:val="1"/>
      <w:bCs w:val="1"/>
      <w:kern w:val="32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F723A6"/>
    <w:rPr>
      <w:rFonts w:asciiTheme="majorHAnsi" w:hAnsiTheme="majorHAnsi" w:eastAsiaTheme="majorEastAsia" w:cstheme="majorBidi"/>
      <w:b w:val="1"/>
      <w:bCs w:val="1"/>
      <w:i w:val="1"/>
      <w:iCs w:val="1"/>
      <w:sz w:val="28"/>
      <w:szCs w:val="28"/>
    </w:rPr>
  </w:style>
  <w:style w:type="character" w:styleId="Heading3Char" w:customStyle="1">
    <w:name w:val="Heading 3 Char"/>
    <w:basedOn w:val="DefaultParagraphFont"/>
    <w:link w:val="Heading3"/>
    <w:uiPriority w:val="99"/>
    <w:rsid w:val="00F723A6"/>
    <w:rPr>
      <w:rFonts w:ascii="Arial" w:hAnsi="Arial" w:cs="Arial"/>
      <w:b w:val="1"/>
      <w:bCs w:val="1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9"/>
    <w:rsid w:val="00F723A6"/>
    <w:rPr>
      <w:rFonts w:ascii="Arial" w:hAnsi="Arial" w:cs="Arial"/>
      <w:b w:val="1"/>
      <w:bCs w:val="1"/>
      <w:sz w:val="28"/>
      <w:szCs w:val="28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F723A6"/>
    <w:rPr>
      <w:rFonts w:asciiTheme="minorHAnsi" w:hAnsiTheme="minorHAnsi" w:eastAsiaTheme="minorEastAsia" w:cstheme="minorBidi"/>
      <w:b w:val="1"/>
      <w:bCs w:val="1"/>
      <w:i w:val="1"/>
      <w:iCs w:val="1"/>
      <w:sz w:val="26"/>
      <w:szCs w:val="26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F723A6"/>
    <w:rPr>
      <w:rFonts w:asciiTheme="minorHAnsi" w:hAnsiTheme="minorHAnsi" w:eastAsiaTheme="minorEastAsia" w:cstheme="minorBidi"/>
      <w:b w:val="1"/>
      <w:bCs w:val="1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F723A6"/>
    <w:rPr>
      <w:rFonts w:asciiTheme="minorHAnsi" w:hAnsiTheme="minorHAnsi" w:eastAsiaTheme="minorEastAsia" w:cstheme="minorBidi"/>
      <w:sz w:val="24"/>
      <w:szCs w:val="24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F723A6"/>
    <w:rPr>
      <w:rFonts w:asciiTheme="minorHAnsi" w:hAnsiTheme="minorHAnsi" w:eastAsiaTheme="minorEastAsia" w:cstheme="minorBidi"/>
      <w:i w:val="1"/>
      <w:iCs w:val="1"/>
      <w:sz w:val="24"/>
      <w:szCs w:val="24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F723A6"/>
    <w:rPr>
      <w:rFonts w:asciiTheme="majorHAnsi" w:hAnsiTheme="majorHAnsi" w:eastAsiaTheme="majorEastAsia" w:cstheme="majorBidi"/>
    </w:rPr>
  </w:style>
  <w:style w:type="paragraph" w:styleId="BodyText">
    <w:name w:val="Body Text"/>
    <w:basedOn w:val="Normal"/>
    <w:link w:val="BodyTextChar1"/>
    <w:uiPriority w:val="99"/>
    <w:pPr>
      <w:jc w:val="center"/>
    </w:pPr>
    <w:rPr>
      <w:rFonts w:ascii="Arial Narrow" w:hAnsi="Arial Narrow" w:cs="Arial Narrow"/>
      <w:i w:val="1"/>
      <w:iCs w:val="1"/>
    </w:rPr>
  </w:style>
  <w:style w:type="character" w:styleId="BodyTextChar" w:customStyle="1">
    <w:name w:val="Body Text Char"/>
    <w:basedOn w:val="DefaultParagraphFont"/>
    <w:link w:val="BodyText"/>
    <w:uiPriority w:val="99"/>
    <w:semiHidden w:val="1"/>
    <w:rsid w:val="00F723A6"/>
    <w:rPr>
      <w:rFonts w:ascii="Arial" w:hAnsi="Arial" w:cs="Arial"/>
    </w:rPr>
  </w:style>
  <w:style w:type="character" w:styleId="WW-Absatz-Standardschriftart" w:customStyle="1">
    <w:name w:val="WW-Absatz-Standardschriftart"/>
    <w:uiPriority w:val="99"/>
  </w:style>
  <w:style w:type="character" w:styleId="WW-Absatz-Standardschriftart1" w:customStyle="1">
    <w:name w:val="WW-Absatz-Standardschriftart1"/>
    <w:uiPriority w:val="99"/>
  </w:style>
  <w:style w:type="character" w:styleId="WW-Absatz-Standardschriftart11" w:customStyle="1">
    <w:name w:val="WW-Absatz-Standardschriftart11"/>
    <w:uiPriority w:val="99"/>
  </w:style>
  <w:style w:type="character" w:styleId="WW-Fontepargpadro" w:customStyle="1">
    <w:name w:val="WW-Fonte parág. padrão"/>
    <w:uiPriority w:val="99"/>
  </w:style>
  <w:style w:type="character" w:styleId="WW8Num1z0" w:customStyle="1">
    <w:name w:val="WW8Num1z0"/>
    <w:uiPriority w:val="99"/>
    <w:rPr>
      <w:rFonts w:ascii="Wingdings" w:hAnsi="Wingdings" w:cs="Wingdings"/>
    </w:rPr>
  </w:style>
  <w:style w:type="character" w:styleId="WW8Num2z0" w:customStyle="1">
    <w:name w:val="WW8Num2z0"/>
    <w:uiPriority w:val="99"/>
    <w:rPr>
      <w:rFonts w:ascii="Wingdings" w:hAnsi="Wingdings" w:cs="Wingdings"/>
    </w:rPr>
  </w:style>
  <w:style w:type="character" w:styleId="WW8Num3z0" w:customStyle="1">
    <w:name w:val="WW8Num3z0"/>
    <w:uiPriority w:val="99"/>
    <w:rPr>
      <w:rFonts w:ascii="Wingdings" w:hAnsi="Wingdings" w:cs="Wingdings"/>
      <w:color w:val="000000"/>
    </w:rPr>
  </w:style>
  <w:style w:type="character" w:styleId="WW8Num4z0" w:customStyle="1">
    <w:name w:val="WW8Num4z0"/>
    <w:uiPriority w:val="99"/>
    <w:rPr>
      <w:rFonts w:ascii="Symbol" w:hAnsi="Symbol" w:cs="Symbol"/>
    </w:rPr>
  </w:style>
  <w:style w:type="character" w:styleId="WW8Num7z0" w:customStyle="1">
    <w:name w:val="WW8Num7z0"/>
    <w:uiPriority w:val="99"/>
    <w:rPr>
      <w:rFonts w:ascii="Wingdings" w:hAnsi="Wingdings" w:cs="Wingdings"/>
    </w:rPr>
  </w:style>
  <w:style w:type="character" w:styleId="WW8Num9z0" w:customStyle="1">
    <w:name w:val="WW8Num9z0"/>
    <w:uiPriority w:val="99"/>
    <w:rPr>
      <w:rFonts w:ascii="Wingdings" w:hAnsi="Wingdings" w:cs="Wingdings"/>
    </w:rPr>
  </w:style>
  <w:style w:type="character" w:styleId="WW-WW8Num1z0" w:customStyle="1">
    <w:name w:val="WW-WW8Num1z0"/>
    <w:uiPriority w:val="99"/>
    <w:rPr>
      <w:rFonts w:ascii="Wingdings" w:hAnsi="Wingdings" w:cs="Wingdings"/>
    </w:rPr>
  </w:style>
  <w:style w:type="character" w:styleId="WW-WW8Num2z0" w:customStyle="1">
    <w:name w:val="WW-WW8Num2z0"/>
    <w:uiPriority w:val="99"/>
    <w:rPr>
      <w:rFonts w:ascii="Wingdings" w:hAnsi="Wingdings" w:cs="Wingdings"/>
    </w:rPr>
  </w:style>
  <w:style w:type="character" w:styleId="WW-WW8Num3z0" w:customStyle="1">
    <w:name w:val="WW-WW8Num3z0"/>
    <w:uiPriority w:val="99"/>
    <w:rPr>
      <w:rFonts w:ascii="Wingdings" w:hAnsi="Wingdings" w:cs="Wingdings"/>
    </w:rPr>
  </w:style>
  <w:style w:type="character" w:styleId="Hyperlink">
    <w:name w:val="Hyperlink"/>
    <w:basedOn w:val="DefaultParagraphFont"/>
    <w:uiPriority w:val="99"/>
    <w:rPr>
      <w:color w:val="000080"/>
      <w:u w:val="single"/>
    </w:rPr>
  </w:style>
  <w:style w:type="character" w:styleId="Marcasenmeros" w:customStyle="1">
    <w:name w:val="Marcas e números"/>
    <w:uiPriority w:val="99"/>
    <w:rPr>
      <w:rFonts w:ascii="StarBats" w:hAnsi="StarBats" w:cs="StarBats"/>
      <w:sz w:val="18"/>
      <w:szCs w:val="18"/>
    </w:rPr>
  </w:style>
  <w:style w:type="character" w:styleId="WW-Marcasenmeros" w:customStyle="1">
    <w:name w:val="WW-Marcas e números"/>
    <w:uiPriority w:val="99"/>
    <w:rPr>
      <w:rFonts w:ascii="StarBats" w:hAnsi="StarBats" w:cs="StarBats"/>
      <w:sz w:val="18"/>
      <w:szCs w:val="18"/>
    </w:rPr>
  </w:style>
  <w:style w:type="character" w:styleId="WW8Num1z01" w:customStyle="1">
    <w:name w:val="WW8Num1z01"/>
    <w:uiPriority w:val="99"/>
    <w:rPr>
      <w:rFonts w:ascii="Wingdings" w:hAnsi="Wingdings" w:cs="Wingdings"/>
    </w:rPr>
  </w:style>
  <w:style w:type="character" w:styleId="WW8Num2z01" w:customStyle="1">
    <w:name w:val="WW8Num2z01"/>
    <w:uiPriority w:val="99"/>
    <w:rPr>
      <w:rFonts w:ascii="Wingdings" w:hAnsi="Wingdings" w:cs="Wingdings"/>
    </w:rPr>
  </w:style>
  <w:style w:type="character" w:styleId="WW8Num3z01" w:customStyle="1">
    <w:name w:val="WW8Num3z01"/>
    <w:uiPriority w:val="99"/>
    <w:rPr>
      <w:rFonts w:ascii="Wingdings" w:hAnsi="Wingdings" w:cs="Wingdings"/>
      <w:color w:val="000000"/>
    </w:rPr>
  </w:style>
  <w:style w:type="character" w:styleId="WW8Num5z0" w:customStyle="1">
    <w:name w:val="WW8Num5z0"/>
    <w:uiPriority w:val="99"/>
    <w:rPr>
      <w:rFonts w:ascii="StarBats" w:hAnsi="StarBats" w:cs="StarBats"/>
      <w:sz w:val="18"/>
      <w:szCs w:val="18"/>
    </w:rPr>
  </w:style>
  <w:style w:type="character" w:styleId="WW8Num6z0" w:customStyle="1">
    <w:name w:val="WW8Num6z0"/>
    <w:uiPriority w:val="99"/>
    <w:rPr>
      <w:rFonts w:ascii="StarBats" w:hAnsi="StarBats" w:cs="StarBats"/>
      <w:sz w:val="18"/>
      <w:szCs w:val="18"/>
    </w:rPr>
  </w:style>
  <w:style w:type="character" w:styleId="WW8Num7z01" w:customStyle="1">
    <w:name w:val="WW8Num7z01"/>
    <w:uiPriority w:val="99"/>
    <w:rPr>
      <w:rFonts w:ascii="StarBats" w:hAnsi="StarBats" w:cs="StarBats"/>
      <w:sz w:val="18"/>
      <w:szCs w:val="18"/>
    </w:rPr>
  </w:style>
  <w:style w:type="character" w:styleId="WW8Num8z0" w:customStyle="1">
    <w:name w:val="WW8Num8z0"/>
    <w:uiPriority w:val="99"/>
    <w:rPr>
      <w:rFonts w:ascii="StarBats" w:hAnsi="StarBats" w:cs="StarBats"/>
      <w:sz w:val="18"/>
      <w:szCs w:val="18"/>
    </w:rPr>
  </w:style>
  <w:style w:type="character" w:styleId="WW8Num9z01" w:customStyle="1">
    <w:name w:val="WW8Num9z01"/>
    <w:uiPriority w:val="99"/>
    <w:rPr>
      <w:rFonts w:ascii="StarBats" w:hAnsi="StarBats" w:cs="StarBats"/>
      <w:sz w:val="18"/>
      <w:szCs w:val="18"/>
    </w:rPr>
  </w:style>
  <w:style w:type="character" w:styleId="WW8Num10z0" w:customStyle="1">
    <w:name w:val="WW8Num10z0"/>
    <w:uiPriority w:val="99"/>
    <w:rPr>
      <w:rFonts w:ascii="StarBats" w:hAnsi="StarBats" w:cs="StarBats"/>
      <w:sz w:val="18"/>
      <w:szCs w:val="18"/>
    </w:rPr>
  </w:style>
  <w:style w:type="character" w:styleId="WW8Num11z0" w:customStyle="1">
    <w:name w:val="WW8Num11z0"/>
    <w:uiPriority w:val="99"/>
    <w:rPr>
      <w:rFonts w:ascii="StarBats" w:hAnsi="StarBats" w:cs="StarBats"/>
      <w:sz w:val="18"/>
      <w:szCs w:val="18"/>
    </w:rPr>
  </w:style>
  <w:style w:type="paragraph" w:styleId="Title">
    <w:name w:val="Title0"/>
    <w:basedOn w:val="Normal"/>
    <w:next w:val="BodyText"/>
    <w:link w:val="TitleChar"/>
    <w:uiPriority w:val="99"/>
    <w:qFormat w:val="1"/>
    <w:pPr>
      <w:keepNext w:val="1"/>
      <w:spacing w:before="240" w:after="120"/>
    </w:pPr>
    <w:rPr>
      <w:sz w:val="28"/>
      <w:szCs w:val="28"/>
    </w:rPr>
  </w:style>
  <w:style w:type="character" w:styleId="TitleChar" w:customStyle="1">
    <w:name w:val="Title Char"/>
    <w:basedOn w:val="DefaultParagraphFont"/>
    <w:link w:val="Title"/>
    <w:uiPriority w:val="10"/>
    <w:rsid w:val="00F723A6"/>
    <w:rPr>
      <w:rFonts w:asciiTheme="majorHAnsi" w:hAnsiTheme="majorHAnsi" w:eastAsiaTheme="majorEastAsia" w:cstheme="majorBidi"/>
      <w:b w:val="1"/>
      <w:bCs w:val="1"/>
      <w:kern w:val="28"/>
      <w:sz w:val="32"/>
      <w:szCs w:val="32"/>
    </w:rPr>
  </w:style>
  <w:style w:type="paragraph" w:styleId="WW-Corpodetexto2" w:customStyle="1">
    <w:name w:val="WW-Corpo de texto 2"/>
    <w:basedOn w:val="Normal"/>
    <w:uiPriority w:val="99"/>
    <w:rPr>
      <w:rFonts w:ascii="Arial Narrow" w:hAnsi="Arial Narrow" w:cs="Arial Narrow"/>
      <w:i w:val="1"/>
      <w:iCs w:val="1"/>
    </w:rPr>
  </w:style>
  <w:style w:type="paragraph" w:styleId="BodyText2">
    <w:name w:val="Body Text 2"/>
    <w:basedOn w:val="Normal"/>
    <w:link w:val="BodyText2Char"/>
    <w:uiPriority w:val="99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semiHidden w:val="1"/>
    <w:rsid w:val="00F723A6"/>
    <w:rPr>
      <w:rFonts w:ascii="Arial" w:hAnsi="Arial" w:cs="Arial"/>
    </w:rPr>
  </w:style>
  <w:style w:type="paragraph" w:styleId="WW-Recuodecorpodetexto2" w:customStyle="1">
    <w:name w:val="WW-Recuo de corpo de texto 2"/>
    <w:basedOn w:val="Normal"/>
    <w:uiPriority w:val="99"/>
    <w:pPr>
      <w:ind w:left="708" w:firstLine="1"/>
    </w:pPr>
  </w:style>
  <w:style w:type="paragraph" w:styleId="WW-Recuodecorpodetexto3" w:customStyle="1">
    <w:name w:val="WW-Recuo de corpo de texto 3"/>
    <w:basedOn w:val="Normal"/>
    <w:uiPriority w:val="99"/>
    <w:pPr>
      <w:spacing w:before="120" w:after="120"/>
      <w:ind w:left="709" w:firstLine="709"/>
    </w:pPr>
    <w:rPr>
      <w:i w:val="1"/>
      <w:iCs w:val="1"/>
    </w:rPr>
  </w:style>
  <w:style w:type="paragraph" w:styleId="Interface2" w:customStyle="1">
    <w:name w:val="Interface 2"/>
    <w:basedOn w:val="Normal"/>
    <w:uiPriority w:val="99"/>
    <w:pPr>
      <w:keepLines w:val="1"/>
      <w:spacing w:before="80"/>
      <w:jc w:val="center"/>
    </w:pPr>
    <w:rPr>
      <w:sz w:val="20"/>
      <w:szCs w:val="20"/>
    </w:rPr>
  </w:style>
  <w:style w:type="paragraph" w:styleId="Caption">
    <w:name w:val="caption"/>
    <w:basedOn w:val="Normal"/>
    <w:uiPriority w:val="99"/>
    <w:qFormat w:val="1"/>
    <w:pPr>
      <w:spacing w:before="120" w:after="120"/>
    </w:pPr>
    <w:rPr>
      <w:i w:val="1"/>
      <w:iCs w:val="1"/>
      <w:sz w:val="20"/>
      <w:szCs w:val="20"/>
    </w:rPr>
  </w:style>
  <w:style w:type="paragraph" w:styleId="Tabela" w:customStyle="1">
    <w:name w:val="Tabela"/>
    <w:basedOn w:val="BodyText"/>
    <w:uiPriority w:val="99"/>
    <w:pPr>
      <w:keepNext w:val="1"/>
      <w:keepLines w:val="1"/>
      <w:spacing w:before="40" w:after="40"/>
      <w:jc w:val="left"/>
    </w:pPr>
    <w:rPr>
      <w:rFonts w:ascii="Times New Roman" w:hAnsi="Times New Roman" w:cs="Times New Roman"/>
      <w:i w:val="0"/>
      <w:iCs w:val="0"/>
    </w:rPr>
  </w:style>
  <w:style w:type="paragraph" w:styleId="WW-Corpodetexto3" w:customStyle="1">
    <w:name w:val="WW-Corpo de texto 3"/>
    <w:basedOn w:val="Normal"/>
    <w:uiPriority w:val="99"/>
    <w:pPr>
      <w:spacing w:after="120"/>
      <w:jc w:val="center"/>
    </w:pPr>
    <w:rPr>
      <w:b w:val="1"/>
      <w:bCs w:val="1"/>
      <w:i w:val="1"/>
      <w:iCs w:val="1"/>
      <w:sz w:val="28"/>
      <w:szCs w:val="28"/>
    </w:rPr>
  </w:style>
  <w:style w:type="paragraph" w:styleId="Contedodetabela" w:customStyle="1">
    <w:name w:val="Conteúdo de tabela"/>
    <w:basedOn w:val="BodyText"/>
    <w:uiPriority w:val="99"/>
  </w:style>
  <w:style w:type="paragraph" w:styleId="Ttulodetabela" w:customStyle="1">
    <w:name w:val="Título de tabela"/>
    <w:basedOn w:val="Contedodetabela"/>
    <w:uiPriority w:val="99"/>
    <w:rPr>
      <w:b w:val="1"/>
      <w:bCs w:val="1"/>
    </w:rPr>
  </w:style>
  <w:style w:type="paragraph" w:styleId="Requisito" w:customStyle="1">
    <w:name w:val="Requisito"/>
    <w:basedOn w:val="Heading3"/>
    <w:next w:val="Normal"/>
    <w:uiPriority w:val="99"/>
    <w:pPr>
      <w:widowControl w:val="0"/>
      <w:numPr>
        <w:ilvl w:val="0"/>
        <w:numId w:val="0"/>
      </w:numPr>
      <w:pBdr>
        <w:top w:val="single" w:color="auto" w:sz="6" w:space="1"/>
        <w:bottom w:val="single" w:color="auto" w:sz="6" w:space="1"/>
      </w:pBdr>
      <w:suppressAutoHyphens w:val="0"/>
      <w:autoSpaceDE w:val="0"/>
      <w:autoSpaceDN w:val="0"/>
      <w:spacing w:before="240" w:after="120"/>
      <w:outlineLvl w:val="9"/>
    </w:pPr>
  </w:style>
  <w:style w:type="paragraph" w:styleId="Prioridade" w:customStyle="1">
    <w:name w:val="Prioridade"/>
    <w:basedOn w:val="Normal"/>
    <w:uiPriority w:val="99"/>
    <w:pPr>
      <w:keepNext w:val="1"/>
      <w:widowControl w:val="0"/>
      <w:suppressAutoHyphens w:val="0"/>
      <w:autoSpaceDE w:val="0"/>
      <w:autoSpaceDN w:val="0"/>
      <w:spacing w:before="120" w:after="120"/>
    </w:pPr>
    <w:rPr>
      <w:b w:val="1"/>
      <w:bCs w:val="1"/>
      <w:sz w:val="20"/>
      <w:szCs w:val="20"/>
    </w:rPr>
  </w:style>
  <w:style w:type="paragraph" w:styleId="destaque1" w:customStyle="1">
    <w:name w:val="destaque 1"/>
    <w:next w:val="Normal"/>
    <w:uiPriority w:val="99"/>
    <w:pPr>
      <w:keepNext w:val="1"/>
      <w:widowControl w:val="0"/>
      <w:autoSpaceDE w:val="0"/>
      <w:autoSpaceDN w:val="0"/>
      <w:spacing w:before="240" w:after="120"/>
    </w:pPr>
    <w:rPr>
      <w:rFonts w:ascii="Arial" w:hAnsi="Arial" w:cs="Arial"/>
      <w:b w:val="1"/>
      <w:bCs w:val="1"/>
      <w:noProof w:val="1"/>
      <w:sz w:val="24"/>
      <w:szCs w:val="24"/>
      <w:lang w:val="en-US"/>
    </w:rPr>
  </w:style>
  <w:style w:type="paragraph" w:styleId="FluxoSecundrio" w:customStyle="1">
    <w:name w:val="FluxoSecundário"/>
    <w:basedOn w:val="Normal"/>
    <w:next w:val="Normal"/>
    <w:uiPriority w:val="99"/>
    <w:pPr>
      <w:widowControl w:val="0"/>
      <w:suppressAutoHyphens w:val="0"/>
      <w:autoSpaceDE w:val="0"/>
      <w:autoSpaceDN w:val="0"/>
      <w:spacing w:before="120" w:after="120"/>
    </w:pPr>
    <w:rPr>
      <w:b w:val="1"/>
      <w:bCs w:val="1"/>
      <w:sz w:val="20"/>
      <w:szCs w:val="20"/>
    </w:rPr>
  </w:style>
  <w:style w:type="paragraph" w:styleId="BodyTextIndent2">
    <w:name w:val="Body Text Indent 2"/>
    <w:basedOn w:val="Normal"/>
    <w:link w:val="BodyTextIndent2Char"/>
    <w:uiPriority w:val="99"/>
    <w:pPr>
      <w:tabs>
        <w:tab w:val="left" w:pos="1065"/>
      </w:tabs>
      <w:ind w:left="705"/>
    </w:pPr>
  </w:style>
  <w:style w:type="character" w:styleId="BodyTextIndent2Char" w:customStyle="1">
    <w:name w:val="Body Text Indent 2 Char"/>
    <w:basedOn w:val="DefaultParagraphFont"/>
    <w:link w:val="BodyTextIndent2"/>
    <w:uiPriority w:val="99"/>
    <w:semiHidden w:val="1"/>
    <w:rsid w:val="00F723A6"/>
    <w:rPr>
      <w:rFonts w:ascii="Arial" w:hAnsi="Arial" w:cs="Arial"/>
    </w:rPr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Arial Unicode MS" w:hAnsi="Arial Unicode MS" w:cs="Arial Unicode MS"/>
      <w:sz w:val="20"/>
      <w:szCs w:val="20"/>
      <w:lang w:val="en-US" w:eastAsia="en-US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F723A6"/>
    <w:rPr>
      <w:rFonts w:ascii="Courier New" w:hAnsi="Courier New" w:cs="Courier New"/>
      <w:sz w:val="20"/>
      <w:szCs w:val="20"/>
    </w:rPr>
  </w:style>
  <w:style w:type="paragraph" w:styleId="Footer">
    <w:name w:val="footer"/>
    <w:basedOn w:val="Normal"/>
    <w:link w:val="FooterChar"/>
    <w:uiPriority w:val="99"/>
    <w:pPr>
      <w:tabs>
        <w:tab w:val="center" w:pos="4252"/>
        <w:tab w:val="right" w:pos="8504"/>
      </w:tabs>
    </w:pPr>
  </w:style>
  <w:style w:type="character" w:styleId="FooterChar" w:customStyle="1">
    <w:name w:val="Footer Char"/>
    <w:basedOn w:val="DefaultParagraphFont"/>
    <w:link w:val="Footer"/>
    <w:uiPriority w:val="99"/>
    <w:semiHidden w:val="1"/>
    <w:rsid w:val="00F723A6"/>
    <w:rPr>
      <w:rFonts w:ascii="Arial" w:hAnsi="Arial" w:cs="Arial"/>
    </w:rPr>
  </w:style>
  <w:style w:type="character" w:styleId="PageNumber">
    <w:name w:val="page number"/>
    <w:basedOn w:val="DefaultParagraphFont"/>
    <w:uiPriority w:val="99"/>
  </w:style>
  <w:style w:type="paragraph" w:styleId="BodyText3">
    <w:name w:val="Body Text 3"/>
    <w:basedOn w:val="Normal"/>
    <w:link w:val="BodyText3Char"/>
    <w:uiPriority w:val="99"/>
    <w:pPr>
      <w:jc w:val="both"/>
    </w:pPr>
    <w:rPr>
      <w:sz w:val="20"/>
      <w:szCs w:val="20"/>
    </w:rPr>
  </w:style>
  <w:style w:type="character" w:styleId="BodyText3Char" w:customStyle="1">
    <w:name w:val="Body Text 3 Char"/>
    <w:basedOn w:val="DefaultParagraphFont"/>
    <w:link w:val="BodyText3"/>
    <w:uiPriority w:val="99"/>
    <w:semiHidden w:val="1"/>
    <w:rsid w:val="00F723A6"/>
    <w:rPr>
      <w:rFonts w:ascii="Arial" w:hAnsi="Arial" w:cs="Arial"/>
      <w:sz w:val="16"/>
      <w:szCs w:val="16"/>
    </w:rPr>
  </w:style>
  <w:style w:type="paragraph" w:styleId="ListBullet">
    <w:name w:val="List Bullet"/>
    <w:basedOn w:val="List"/>
    <w:autoRedefine w:val="1"/>
    <w:uiPriority w:val="99"/>
    <w:pPr>
      <w:numPr>
        <w:numId w:val="1"/>
      </w:numPr>
      <w:tabs>
        <w:tab w:val="clear" w:pos="720"/>
      </w:tabs>
      <w:spacing w:after="160"/>
    </w:pPr>
  </w:style>
  <w:style w:type="paragraph" w:styleId="List">
    <w:name w:val="List"/>
    <w:basedOn w:val="BodyText"/>
    <w:uiPriority w:val="99"/>
    <w:pPr>
      <w:tabs>
        <w:tab w:val="left" w:pos="720"/>
      </w:tabs>
      <w:suppressAutoHyphens w:val="0"/>
      <w:spacing w:before="80" w:after="80"/>
      <w:ind w:left="720" w:hanging="360"/>
      <w:jc w:val="both"/>
    </w:pPr>
    <w:rPr>
      <w:rFonts w:ascii="Times New Roman" w:hAnsi="Times New Roman" w:cs="Times New Roman"/>
      <w:i w:val="0"/>
      <w:iCs w:val="0"/>
    </w:rPr>
  </w:style>
  <w:style w:type="paragraph" w:styleId="ListBullet4">
    <w:name w:val="List Bullet 4"/>
    <w:basedOn w:val="ListBullet"/>
    <w:autoRedefine w:val="1"/>
    <w:uiPriority w:val="99"/>
    <w:pPr>
      <w:ind w:left="1800"/>
    </w:pPr>
  </w:style>
  <w:style w:type="paragraph" w:styleId="ListBullet5">
    <w:name w:val="List Bullet 5"/>
    <w:basedOn w:val="ListBullet"/>
    <w:autoRedefine w:val="1"/>
    <w:uiPriority w:val="99"/>
    <w:pPr>
      <w:ind w:left="2160"/>
    </w:pPr>
  </w:style>
  <w:style w:type="paragraph" w:styleId="Livre" w:customStyle="1">
    <w:name w:val="Livre"/>
    <w:uiPriority w:val="99"/>
    <w:rPr>
      <w:noProof w:val="1"/>
      <w:sz w:val="20"/>
      <w:szCs w:val="20"/>
    </w:rPr>
  </w:style>
  <w:style w:type="paragraph" w:styleId="Tabelareduzida" w:customStyle="1">
    <w:name w:val="Tabela reduzida"/>
    <w:basedOn w:val="Tabela"/>
    <w:uiPriority w:val="99"/>
    <w:pPr>
      <w:suppressAutoHyphens w:val="0"/>
    </w:pPr>
    <w:rPr>
      <w:sz w:val="20"/>
      <w:szCs w:val="20"/>
    </w:rPr>
  </w:style>
  <w:style w:type="paragraph" w:styleId="61Ttulo1" w:customStyle="1">
    <w:name w:val="6.1 Título 1"/>
    <w:basedOn w:val="Heading1"/>
    <w:uiPriority w:val="99"/>
    <w:pPr>
      <w:pBdr>
        <w:bottom w:val="single" w:color="000000" w:sz="2" w:space="0"/>
      </w:pBdr>
      <w:spacing w:before="120" w:after="240"/>
    </w:pPr>
    <w:rPr>
      <w:smallCaps w:val="1"/>
      <w:shadow w:val="1"/>
      <w:sz w:val="32"/>
      <w:szCs w:val="32"/>
    </w:rPr>
  </w:style>
  <w:style w:type="character" w:styleId="FollowedHyperlink">
    <w:name w:val="FollowedHyperlink"/>
    <w:basedOn w:val="DefaultParagraphFont"/>
    <w:uiPriority w:val="99"/>
    <w:rPr>
      <w:color w:val="800080"/>
      <w:u w:val="single"/>
    </w:rPr>
  </w:style>
  <w:style w:type="paragraph" w:styleId="61Ttulo2" w:customStyle="1">
    <w:name w:val="6.1 Título 2"/>
    <w:basedOn w:val="Normal"/>
    <w:autoRedefine w:val="1"/>
    <w:uiPriority w:val="99"/>
    <w:pPr>
      <w:widowControl w:val="0"/>
      <w:spacing w:before="120" w:after="240"/>
    </w:pPr>
    <w:rPr>
      <w:b w:val="1"/>
      <w:bCs w:val="1"/>
      <w:sz w:val="28"/>
      <w:szCs w:val="28"/>
    </w:rPr>
  </w:style>
  <w:style w:type="character" w:styleId="BodyTextChar1" w:customStyle="1">
    <w:name w:val="Body Text Char1"/>
    <w:link w:val="BodyText"/>
    <w:uiPriority w:val="99"/>
    <w:rsid w:val="00F24917"/>
    <w:rPr>
      <w:rFonts w:ascii="Arial Narrow" w:hAnsi="Arial Narrow" w:cs="Arial Narrow"/>
      <w:i w:val="1"/>
      <w:iCs w:val="1"/>
      <w:sz w:val="22"/>
      <w:szCs w:val="22"/>
    </w:rPr>
  </w:style>
  <w:style w:type="character" w:styleId="Strong">
    <w:name w:val="Strong"/>
    <w:basedOn w:val="DefaultParagraphFont"/>
    <w:uiPriority w:val="99"/>
    <w:qFormat w:val="1"/>
    <w:rsid w:val="00166492"/>
    <w:rPr>
      <w:b w:val="1"/>
      <w:bCs w:val="1"/>
    </w:rPr>
  </w:style>
  <w:style w:type="paragraph" w:styleId="NormalWeb">
    <w:name w:val="Normal (Web)"/>
    <w:basedOn w:val="Normal"/>
    <w:uiPriority w:val="99"/>
    <w:rsid w:val="00166492"/>
    <w:pPr>
      <w:suppressAutoHyphens w:val="0"/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character" w:styleId="apple-converted-space" w:customStyle="1">
    <w:name w:val="apple-converted-space"/>
    <w:uiPriority w:val="99"/>
    <w:rsid w:val="00166492"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Ind w:w="0.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ListParagraph">
    <w:name w:val="List Paragraph"/>
    <w:basedOn w:val="Normal"/>
    <w:uiPriority w:val="34"/>
    <w:qFormat w:val="1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before="360" w:after="80" w:lineRule="auto"/>
    </w:pPr>
    <w:rPr>
      <w:rFonts w:ascii="Georgia" w:hAnsi="Georgia" w:eastAsia="Georgia" w:cs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1.png" Id="rId26" /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image" Target="media/image4.png" Id="rId21" /><Relationship Type="http://schemas.openxmlformats.org/officeDocument/2006/relationships/footer" Target="footer2.xml" Id="rId34" /><Relationship Type="http://schemas.openxmlformats.org/officeDocument/2006/relationships/image" Target="media/image23.png" Id="rId25" /><Relationship Type="http://schemas.openxmlformats.org/officeDocument/2006/relationships/customXml" Target="../customXML/item1.xml" Id="rId7" /><Relationship Type="http://schemas.openxmlformats.org/officeDocument/2006/relationships/footer" Target="footer1.xml" Id="rId33" /><Relationship Type="http://schemas.openxmlformats.org/officeDocument/2006/relationships/image" Target="media/image19.png" Id="rId12" /><Relationship Type="http://schemas.openxmlformats.org/officeDocument/2006/relationships/image" Target="media/image22.png" Id="rId17" /><Relationship Type="http://schemas.openxmlformats.org/officeDocument/2006/relationships/image" Target="media/image17.png" Id="rId20" /><Relationship Type="http://schemas.openxmlformats.org/officeDocument/2006/relationships/comments" Target="comments.xml" Id="rId2" /><Relationship Type="http://schemas.openxmlformats.org/officeDocument/2006/relationships/image" Target="media/image10.png" Id="rId29" /><Relationship Type="http://schemas.openxmlformats.org/officeDocument/2006/relationships/image" Target="media/image16.png" Id="rId16" /><Relationship Type="http://schemas.openxmlformats.org/officeDocument/2006/relationships/image" Target="media/image5.png" Id="rId24" /><Relationship Type="http://schemas.openxmlformats.org/officeDocument/2006/relationships/theme" Target="theme/theme1.xml" Id="rId1" /><Relationship Type="http://schemas.openxmlformats.org/officeDocument/2006/relationships/styles" Target="styles.xml" Id="rId6" /><Relationship Type="http://schemas.openxmlformats.org/officeDocument/2006/relationships/image" Target="media/image24.png" Id="rId11" /><Relationship Type="http://schemas.openxmlformats.org/officeDocument/2006/relationships/image" Target="media/image18.png" Id="rId32" /><Relationship Type="http://schemas.openxmlformats.org/officeDocument/2006/relationships/customXml" Target="../customXML/item4.xml" Id="rId37" /><Relationship Type="http://schemas.openxmlformats.org/officeDocument/2006/relationships/image" Target="media/image21.png" Id="rId23" /><Relationship Type="http://schemas.openxmlformats.org/officeDocument/2006/relationships/image" Target="media/image1.png" Id="rId28" /><Relationship Type="http://schemas.openxmlformats.org/officeDocument/2006/relationships/numbering" Target="numbering.xml" Id="rId5" /><Relationship Type="http://schemas.openxmlformats.org/officeDocument/2006/relationships/image" Target="media/image13.png" Id="rId15" /><Relationship Type="http://schemas.openxmlformats.org/officeDocument/2006/relationships/customXml" Target="../customXML/item3.xml" Id="rId36" /><Relationship Type="http://schemas.openxmlformats.org/officeDocument/2006/relationships/image" Target="media/image12.png" Id="rId31" /><Relationship Type="http://schemas.openxmlformats.org/officeDocument/2006/relationships/image" Target="media/image2.png" Id="rId10" /><Relationship Type="http://schemas.openxmlformats.org/officeDocument/2006/relationships/image" Target="media/image3.png" Id="rId19" /><Relationship Type="http://schemas.openxmlformats.org/officeDocument/2006/relationships/image" Target="media/image6.png" Id="rId22" /><Relationship Type="http://schemas.openxmlformats.org/officeDocument/2006/relationships/fontTable" Target="fontTable.xml" Id="rId4" /><Relationship Type="http://schemas.openxmlformats.org/officeDocument/2006/relationships/image" Target="media/image15.png" Id="rId9" /><Relationship Type="http://schemas.openxmlformats.org/officeDocument/2006/relationships/image" Target="media/image8.png" Id="rId27" /><Relationship Type="http://schemas.openxmlformats.org/officeDocument/2006/relationships/image" Target="media/image7.png" Id="rId30" /><Relationship Type="http://schemas.openxmlformats.org/officeDocument/2006/relationships/image" Target="media/image20.png" Id="rId14" /><Relationship Type="http://schemas.openxmlformats.org/officeDocument/2006/relationships/customXml" Target="../customXML/item2.xml" Id="rId35" /><Relationship Type="http://schemas.microsoft.com/office/2011/relationships/commentsExtended" Target="commentsExtended.xml" Id="rId8" /><Relationship Type="http://schemas.openxmlformats.org/officeDocument/2006/relationships/settings" Target="settings.xml" Id="rId3" /><Relationship Type="http://schemas.openxmlformats.org/officeDocument/2006/relationships/glossaryDocument" Target="/word/glossary/document.xml" Id="R3c5d5e1002b649ba" /><Relationship Type="http://schemas.openxmlformats.org/officeDocument/2006/relationships/image" Target="/media/image19.png" Id="R0890c69d56634e95" 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04672c-378c-4a7f-b791-b41f213412c6}"/>
      </w:docPartPr>
      <w:docPartBody>
        <w:p w14:paraId="72CE1B2E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b5lv35/HvsWMhAvkhZ5doSLPPZQ==">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F21020EA9BA2040B66845D443F6F1AF" ma:contentTypeVersion="2" ma:contentTypeDescription="Crie um novo documento." ma:contentTypeScope="" ma:versionID="2c77f5eebe136e469466e8dbd060bfd4">
  <xsd:schema xmlns:xsd="http://www.w3.org/2001/XMLSchema" xmlns:xs="http://www.w3.org/2001/XMLSchema" xmlns:p="http://schemas.microsoft.com/office/2006/metadata/properties" xmlns:ns2="d54b4bf2-9d79-4b69-b472-b9617281991e" targetNamespace="http://schemas.microsoft.com/office/2006/metadata/properties" ma:root="true" ma:fieldsID="204e85162ce5ff368237eebc3004762d" ns2:_="">
    <xsd:import namespace="d54b4bf2-9d79-4b69-b472-b9617281991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4b4bf2-9d79-4b69-b472-b961728199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3A3CA18E-497A-4E61-9542-C87007351E43}"/>
</file>

<file path=customXML/itemProps3.xml><?xml version="1.0" encoding="utf-8"?>
<ds:datastoreItem xmlns:ds="http://schemas.openxmlformats.org/officeDocument/2006/customXml" ds:itemID="{717B23A9-3959-4C34-BF6E-2E19337658DD}"/>
</file>

<file path=customXML/itemProps4.xml><?xml version="1.0" encoding="utf-8"?>
<ds:datastoreItem xmlns:ds="http://schemas.openxmlformats.org/officeDocument/2006/customXml" ds:itemID="{0AFB633F-C197-4F82-B74C-A5C610922235}"/>
</file>

<file path=docProps/app.xml><?xml version="1.0" encoding="utf-8"?>
<ap:Properties xmlns:ap="http://schemas.openxmlformats.org/officeDocument/2006/extended-properties">
  <ap:AppVersion>00.0001</ap:AppVersion>
  <ap:Application>Microsoft Office Word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RENATA</dc:creator>
  <dcterms:created xsi:type="dcterms:W3CDTF">2020-09-02T02:25:00.0000000Z</dcterms:created>
  <lastModifiedBy>CAIO HENRIQUE VIEIRA COSTA</lastModifiedBy>
  <dcterms:modified xsi:type="dcterms:W3CDTF">2020-10-03T16:39:02.0046526Z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0x0101007F21020EA9BA2040B66845D443F6F1AF</vt:lpwstr>
  </property>
</Properties>
</file>